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2"/>
        <w:gridCol w:w="1249"/>
        <w:gridCol w:w="1260"/>
        <w:gridCol w:w="1343"/>
        <w:gridCol w:w="1360"/>
        <w:gridCol w:w="1344"/>
        <w:gridCol w:w="1532"/>
      </w:tblGrid>
      <w:tr w:rsidR="00653BA8" w:rsidRPr="008C2FB0" w14:paraId="73F8DE98" w14:textId="77777777" w:rsidTr="00497708">
        <w:trPr>
          <w:ins w:id="0" w:author="Popyeni Kautondokwa" w:date="2024-07-06T18:45:00Z"/>
        </w:trPr>
        <w:tc>
          <w:tcPr>
            <w:tcW w:w="1838" w:type="dxa"/>
            <w:gridSpan w:val="2"/>
          </w:tcPr>
          <w:p w14:paraId="621185D4" w14:textId="77777777" w:rsidR="00653BA8" w:rsidRPr="008C2FB0" w:rsidRDefault="00653BA8" w:rsidP="00497708">
            <w:pPr>
              <w:rPr>
                <w:ins w:id="1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Types</w:t>
            </w:r>
            <w:ins w:id="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: Information security strategy as…</w:t>
              </w:r>
            </w:ins>
          </w:p>
        </w:tc>
        <w:tc>
          <w:tcPr>
            <w:tcW w:w="2267" w:type="dxa"/>
          </w:tcPr>
          <w:p w14:paraId="554808CE" w14:textId="77777777" w:rsidR="00653BA8" w:rsidRPr="008C2FB0" w:rsidRDefault="00653BA8" w:rsidP="00497708">
            <w:pPr>
              <w:rPr>
                <w:ins w:id="3" w:author="Popyeni Kautondokwa" w:date="2024-07-06T18:45:00Z" w16du:dateUtc="2024-07-06T16:45:00Z"/>
                <w:rFonts w:cs="Times New Roman"/>
                <w:i/>
                <w:iCs/>
                <w:sz w:val="22"/>
                <w:szCs w:val="22"/>
              </w:rPr>
            </w:pPr>
            <w:ins w:id="4" w:author="Popyeni Kautondokwa" w:date="2024-07-06T18:45:00Z" w16du:dateUtc="2024-07-06T16:45:00Z">
              <w:r w:rsidRPr="008C2FB0">
                <w:rPr>
                  <w:rFonts w:cs="Times New Roman"/>
                  <w:i/>
                  <w:iCs/>
                  <w:sz w:val="22"/>
                  <w:szCs w:val="22"/>
                </w:rPr>
                <w:t>Position</w:t>
              </w:r>
            </w:ins>
          </w:p>
        </w:tc>
        <w:tc>
          <w:tcPr>
            <w:tcW w:w="1528" w:type="dxa"/>
          </w:tcPr>
          <w:p w14:paraId="4786AB2A" w14:textId="77777777" w:rsidR="00653BA8" w:rsidRPr="008C2FB0" w:rsidRDefault="00653BA8" w:rsidP="00497708">
            <w:pPr>
              <w:rPr>
                <w:ins w:id="5" w:author="Popyeni Kautondokwa" w:date="2024-07-06T18:45:00Z" w16du:dateUtc="2024-07-06T16:45:00Z"/>
                <w:rFonts w:cs="Times New Roman"/>
                <w:i/>
                <w:iCs/>
                <w:sz w:val="22"/>
                <w:szCs w:val="22"/>
              </w:rPr>
            </w:pPr>
            <w:ins w:id="6" w:author="Popyeni Kautondokwa" w:date="2024-07-06T18:45:00Z" w16du:dateUtc="2024-07-06T16:45:00Z">
              <w:r w:rsidRPr="008C2FB0">
                <w:rPr>
                  <w:rFonts w:cs="Times New Roman"/>
                  <w:i/>
                  <w:iCs/>
                  <w:sz w:val="22"/>
                  <w:szCs w:val="22"/>
                </w:rPr>
                <w:t>Plan</w:t>
              </w:r>
            </w:ins>
          </w:p>
        </w:tc>
        <w:tc>
          <w:tcPr>
            <w:tcW w:w="1537" w:type="dxa"/>
          </w:tcPr>
          <w:p w14:paraId="14614C6B" w14:textId="77777777" w:rsidR="00653BA8" w:rsidRPr="008C2FB0" w:rsidRDefault="00653BA8" w:rsidP="00497708">
            <w:pPr>
              <w:rPr>
                <w:ins w:id="7" w:author="Popyeni Kautondokwa" w:date="2024-07-06T18:45:00Z" w16du:dateUtc="2024-07-06T16:45:00Z"/>
                <w:rFonts w:cs="Times New Roman"/>
                <w:i/>
                <w:iCs/>
                <w:sz w:val="22"/>
                <w:szCs w:val="22"/>
              </w:rPr>
            </w:pPr>
            <w:ins w:id="8" w:author="Popyeni Kautondokwa" w:date="2024-07-06T18:45:00Z" w16du:dateUtc="2024-07-06T16:45:00Z">
              <w:r w:rsidRPr="008C2FB0">
                <w:rPr>
                  <w:rFonts w:cs="Times New Roman"/>
                  <w:i/>
                  <w:iCs/>
                  <w:sz w:val="22"/>
                  <w:szCs w:val="22"/>
                </w:rPr>
                <w:t>Perspective</w:t>
              </w:r>
            </w:ins>
          </w:p>
        </w:tc>
        <w:tc>
          <w:tcPr>
            <w:tcW w:w="923" w:type="dxa"/>
          </w:tcPr>
          <w:p w14:paraId="73BD5665" w14:textId="77777777" w:rsidR="00653BA8" w:rsidRPr="008C2FB0" w:rsidRDefault="00653BA8" w:rsidP="00497708">
            <w:pPr>
              <w:rPr>
                <w:rFonts w:cs="Times New Roman"/>
                <w:i/>
                <w:iCs/>
                <w:sz w:val="22"/>
                <w:szCs w:val="22"/>
              </w:rPr>
            </w:pPr>
            <w:r w:rsidRPr="008C2FB0">
              <w:rPr>
                <w:rFonts w:cs="Times New Roman"/>
                <w:i/>
                <w:iCs/>
                <w:sz w:val="22"/>
                <w:szCs w:val="22"/>
              </w:rPr>
              <w:t>Ploy</w:t>
            </w:r>
          </w:p>
        </w:tc>
        <w:tc>
          <w:tcPr>
            <w:tcW w:w="923" w:type="dxa"/>
          </w:tcPr>
          <w:p w14:paraId="41A8635E" w14:textId="77777777" w:rsidR="00653BA8" w:rsidRPr="008C2FB0" w:rsidRDefault="00653BA8" w:rsidP="00497708">
            <w:pPr>
              <w:rPr>
                <w:rFonts w:cs="Times New Roman"/>
                <w:i/>
                <w:iCs/>
                <w:sz w:val="22"/>
                <w:szCs w:val="22"/>
              </w:rPr>
            </w:pPr>
            <w:r w:rsidRPr="008C2FB0">
              <w:rPr>
                <w:rFonts w:cs="Times New Roman"/>
                <w:i/>
                <w:iCs/>
                <w:sz w:val="22"/>
                <w:szCs w:val="22"/>
              </w:rPr>
              <w:t>Pattern</w:t>
            </w:r>
          </w:p>
        </w:tc>
      </w:tr>
      <w:tr w:rsidR="00653BA8" w:rsidRPr="008C2FB0" w14:paraId="7EF88266" w14:textId="77777777" w:rsidTr="00497708">
        <w:trPr>
          <w:ins w:id="9" w:author="Popyeni Kautondokwa" w:date="2024-07-06T18:45:00Z"/>
        </w:trPr>
        <w:tc>
          <w:tcPr>
            <w:tcW w:w="1838" w:type="dxa"/>
            <w:gridSpan w:val="2"/>
          </w:tcPr>
          <w:p w14:paraId="2D805811" w14:textId="77777777" w:rsidR="00653BA8" w:rsidRPr="008C2FB0" w:rsidRDefault="00653BA8" w:rsidP="00497708">
            <w:pPr>
              <w:rPr>
                <w:ins w:id="1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  <w:p w14:paraId="2FBF5EC4" w14:textId="77777777" w:rsidR="00653BA8" w:rsidRPr="008C2FB0" w:rsidRDefault="00653BA8" w:rsidP="00497708">
            <w:pPr>
              <w:rPr>
                <w:ins w:id="11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  <w:p w14:paraId="5BA34FD5" w14:textId="77777777" w:rsidR="00653BA8" w:rsidRPr="008C2FB0" w:rsidRDefault="00653BA8" w:rsidP="00497708">
            <w:pPr>
              <w:rPr>
                <w:ins w:id="12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  <w:p w14:paraId="233A74EC" w14:textId="77777777" w:rsidR="00653BA8" w:rsidRPr="008C2FB0" w:rsidRDefault="00653BA8" w:rsidP="00497708">
            <w:pPr>
              <w:rPr>
                <w:ins w:id="13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4" w:author="Popyeni Kautondokwa" w:date="2024-09-08T07:32:00Z" w16du:dateUtc="2024-09-08T05:32:00Z">
              <w:r w:rsidRPr="008C2FB0">
                <w:rPr>
                  <w:rFonts w:cs="Times New Roman"/>
                  <w:sz w:val="22"/>
                  <w:szCs w:val="22"/>
                </w:rPr>
                <w:t>Contrasts</w:t>
              </w:r>
            </w:ins>
            <w:ins w:id="15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in </w:t>
              </w:r>
            </w:ins>
            <w:ins w:id="16" w:author="Popyeni Kautondokwa" w:date="2024-09-08T07:32:00Z" w16du:dateUtc="2024-09-08T05:32:00Z">
              <w:r w:rsidRPr="008C2FB0">
                <w:rPr>
                  <w:rFonts w:cs="Times New Roman"/>
                  <w:sz w:val="22"/>
                  <w:szCs w:val="22"/>
                </w:rPr>
                <w:t>how</w:t>
              </w:r>
            </w:ins>
            <w:ins w:id="17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information security</w:t>
              </w:r>
            </w:ins>
          </w:p>
          <w:p w14:paraId="14A453B5" w14:textId="77777777" w:rsidR="00653BA8" w:rsidRPr="008C2FB0" w:rsidRDefault="00653BA8" w:rsidP="00497708">
            <w:pPr>
              <w:rPr>
                <w:ins w:id="18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9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strategy (or the questions answered</w:t>
              </w:r>
            </w:ins>
          </w:p>
          <w:p w14:paraId="7F2C15A6" w14:textId="77777777" w:rsidR="00653BA8" w:rsidRPr="008C2FB0" w:rsidRDefault="00653BA8" w:rsidP="00497708">
            <w:pPr>
              <w:rPr>
                <w:ins w:id="2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2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by the information security strategy) </w:t>
              </w:r>
            </w:ins>
            <w:ins w:id="22" w:author="Popyeni Kautondokwa" w:date="2024-09-08T07:32:00Z" w16du:dateUtc="2024-09-08T05:32:00Z">
              <w:r w:rsidRPr="008C2FB0">
                <w:rPr>
                  <w:rFonts w:cs="Times New Roman"/>
                  <w:sz w:val="22"/>
                  <w:szCs w:val="22"/>
                </w:rPr>
                <w:t>is def</w:t>
              </w:r>
            </w:ins>
            <w:ins w:id="23" w:author="Popyeni Kautondokwa" w:date="2024-09-08T07:33:00Z" w16du:dateUtc="2024-09-08T05:33:00Z">
              <w:r w:rsidRPr="008C2FB0">
                <w:rPr>
                  <w:rFonts w:cs="Times New Roman"/>
                  <w:sz w:val="22"/>
                  <w:szCs w:val="22"/>
                </w:rPr>
                <w:t xml:space="preserve">ined by </w:t>
              </w:r>
            </w:ins>
            <w:ins w:id="2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applying</w:t>
              </w:r>
            </w:ins>
          </w:p>
          <w:p w14:paraId="59478BC5" w14:textId="77777777" w:rsidR="00653BA8" w:rsidRPr="008C2FB0" w:rsidRDefault="00653BA8" w:rsidP="00497708">
            <w:pPr>
              <w:rPr>
                <w:ins w:id="25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26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Mintzberg (1987)’s Ps.</w:t>
              </w:r>
            </w:ins>
          </w:p>
        </w:tc>
        <w:tc>
          <w:tcPr>
            <w:tcW w:w="2267" w:type="dxa"/>
          </w:tcPr>
          <w:p w14:paraId="28C9F82F" w14:textId="77777777" w:rsidR="00653BA8" w:rsidRPr="008C2FB0" w:rsidRDefault="00653BA8" w:rsidP="00497708">
            <w:pPr>
              <w:rPr>
                <w:ins w:id="27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28" w:author="Popyeni Kautondokwa" w:date="2024-07-06T18:45:00Z" w16du:dateUtc="2024-07-06T16:45:00Z">
              <w:r w:rsidRPr="008C2FB0">
                <w:rPr>
                  <w:rFonts w:cs="Times New Roman"/>
                  <w:b/>
                  <w:bCs/>
                  <w:sz w:val="22"/>
                  <w:szCs w:val="22"/>
                </w:rPr>
                <w:t>Position</w:t>
              </w:r>
              <w:r w:rsidRPr="008C2FB0">
                <w:rPr>
                  <w:rFonts w:cs="Times New Roman"/>
                  <w:sz w:val="22"/>
                  <w:szCs w:val="22"/>
                </w:rPr>
                <w:t xml:space="preserve">: For a </w:t>
              </w:r>
            </w:ins>
            <w:ins w:id="29" w:author="Popyeni Kautondokwa" w:date="2024-09-08T07:13:00Z" w16du:dateUtc="2024-09-08T05:13:00Z">
              <w:r w:rsidRPr="008C2FB0">
                <w:rPr>
                  <w:rFonts w:cs="Times New Roman"/>
                  <w:sz w:val="22"/>
                  <w:szCs w:val="22"/>
                </w:rPr>
                <w:t>selected</w:t>
              </w:r>
            </w:ins>
          </w:p>
          <w:p w14:paraId="6742E0F7" w14:textId="77777777" w:rsidR="00653BA8" w:rsidRPr="008C2FB0" w:rsidRDefault="00653BA8" w:rsidP="00497708">
            <w:pPr>
              <w:rPr>
                <w:ins w:id="3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3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information systems strategy or undertaking, how</w:t>
              </w:r>
            </w:ins>
          </w:p>
          <w:p w14:paraId="0BBD3EEC" w14:textId="77777777" w:rsidR="00653BA8" w:rsidRPr="008C2FB0" w:rsidRDefault="00653BA8" w:rsidP="00497708">
            <w:pPr>
              <w:rPr>
                <w:ins w:id="32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33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can information security be </w:t>
              </w:r>
            </w:ins>
            <w:ins w:id="34" w:author="Popyeni Kautondokwa" w:date="2024-09-20T12:37:00Z" w16du:dateUtc="2024-09-20T10:37:00Z">
              <w:r w:rsidRPr="008C2FB0">
                <w:rPr>
                  <w:rFonts w:cs="Times New Roman"/>
                  <w:sz w:val="22"/>
                  <w:szCs w:val="22"/>
                </w:rPr>
                <w:t>utilised</w:t>
              </w:r>
            </w:ins>
            <w:ins w:id="35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to support information systems strategy/gain</w:t>
              </w:r>
            </w:ins>
          </w:p>
          <w:p w14:paraId="76239961" w14:textId="77777777" w:rsidR="00653BA8" w:rsidRPr="008C2FB0" w:rsidRDefault="00653BA8" w:rsidP="00497708">
            <w:pPr>
              <w:rPr>
                <w:ins w:id="3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37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and </w:t>
              </w:r>
            </w:ins>
            <w:ins w:id="38" w:author="Popyeni Kautondokwa" w:date="2024-09-20T12:37:00Z" w16du:dateUtc="2024-09-20T10:37:00Z">
              <w:r w:rsidRPr="008C2FB0">
                <w:rPr>
                  <w:rFonts w:cs="Times New Roman"/>
                  <w:sz w:val="22"/>
                  <w:szCs w:val="22"/>
                </w:rPr>
                <w:t>maintain</w:t>
              </w:r>
            </w:ins>
            <w:ins w:id="39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the </w:t>
              </w:r>
            </w:ins>
            <w:ins w:id="40" w:author="Popyeni Kautondokwa" w:date="2024-09-20T12:37:00Z" w16du:dateUtc="2024-09-20T10:37:00Z">
              <w:r w:rsidRPr="008C2FB0">
                <w:rPr>
                  <w:rFonts w:cs="Times New Roman"/>
                  <w:sz w:val="22"/>
                  <w:szCs w:val="22"/>
                </w:rPr>
                <w:t>targeted</w:t>
              </w:r>
            </w:ins>
            <w:ins w:id="4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competitive advantage?</w:t>
              </w:r>
            </w:ins>
          </w:p>
        </w:tc>
        <w:tc>
          <w:tcPr>
            <w:tcW w:w="1528" w:type="dxa"/>
          </w:tcPr>
          <w:p w14:paraId="4EC0208A" w14:textId="77777777" w:rsidR="00653BA8" w:rsidRPr="008C2FB0" w:rsidRDefault="00653BA8" w:rsidP="00497708">
            <w:pPr>
              <w:rPr>
                <w:ins w:id="42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43" w:author="Popyeni Kautondokwa" w:date="2024-07-06T18:45:00Z" w16du:dateUtc="2024-07-06T16:45:00Z">
              <w:r w:rsidRPr="008C2FB0">
                <w:rPr>
                  <w:rFonts w:cs="Times New Roman"/>
                  <w:b/>
                  <w:bCs/>
                  <w:sz w:val="22"/>
                  <w:szCs w:val="22"/>
                </w:rPr>
                <w:t>Plan</w:t>
              </w:r>
              <w:r w:rsidRPr="008C2FB0">
                <w:rPr>
                  <w:rFonts w:cs="Times New Roman"/>
                  <w:sz w:val="22"/>
                  <w:szCs w:val="22"/>
                </w:rPr>
                <w:t xml:space="preserve">: What information security assets (staff, infrastructure, applications, </w:t>
              </w:r>
            </w:ins>
            <w:ins w:id="44" w:author="Popyeni Kautondokwa" w:date="2024-09-20T12:36:00Z" w16du:dateUtc="2024-09-20T10:36:00Z">
              <w:r w:rsidRPr="008C2FB0">
                <w:rPr>
                  <w:rFonts w:cs="Times New Roman"/>
                  <w:sz w:val="22"/>
                  <w:szCs w:val="22"/>
                </w:rPr>
                <w:t>cash etc.</w:t>
              </w:r>
            </w:ins>
            <w:ins w:id="45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) are required and</w:t>
              </w:r>
            </w:ins>
          </w:p>
          <w:p w14:paraId="3BAD232D" w14:textId="77777777" w:rsidR="00653BA8" w:rsidRPr="008C2FB0" w:rsidRDefault="00653BA8" w:rsidP="00497708">
            <w:pPr>
              <w:rPr>
                <w:ins w:id="4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47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how to </w:t>
              </w:r>
            </w:ins>
            <w:ins w:id="48" w:author="Popyeni Kautondokwa" w:date="2024-09-20T12:36:00Z" w16du:dateUtc="2024-09-20T10:36:00Z">
              <w:r w:rsidRPr="008C2FB0">
                <w:rPr>
                  <w:rFonts w:cs="Times New Roman"/>
                  <w:sz w:val="22"/>
                  <w:szCs w:val="22"/>
                </w:rPr>
                <w:t>assign</w:t>
              </w:r>
            </w:ins>
            <w:ins w:id="49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the</w:t>
              </w:r>
            </w:ins>
          </w:p>
          <w:p w14:paraId="7C2B5567" w14:textId="77777777" w:rsidR="00653BA8" w:rsidRPr="008C2FB0" w:rsidRDefault="00653BA8" w:rsidP="00497708">
            <w:pPr>
              <w:rPr>
                <w:ins w:id="5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51" w:author="Popyeni Kautondokwa" w:date="2024-09-20T12:36:00Z" w16du:dateUtc="2024-09-20T10:36:00Z">
              <w:r w:rsidRPr="008C2FB0">
                <w:rPr>
                  <w:rFonts w:cs="Times New Roman"/>
                  <w:sz w:val="22"/>
                  <w:szCs w:val="22"/>
                </w:rPr>
                <w:t>current</w:t>
              </w:r>
            </w:ins>
            <w:ins w:id="5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ones efficiently?</w:t>
              </w:r>
            </w:ins>
          </w:p>
        </w:tc>
        <w:tc>
          <w:tcPr>
            <w:tcW w:w="1537" w:type="dxa"/>
          </w:tcPr>
          <w:p w14:paraId="25784B61" w14:textId="77777777" w:rsidR="00653BA8" w:rsidRPr="008C2FB0" w:rsidRDefault="00653BA8" w:rsidP="00497708">
            <w:pPr>
              <w:rPr>
                <w:ins w:id="53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54" w:author="Popyeni Kautondokwa" w:date="2024-07-06T18:45:00Z" w16du:dateUtc="2024-07-06T16:45:00Z">
              <w:r w:rsidRPr="008C2FB0">
                <w:rPr>
                  <w:rFonts w:cs="Times New Roman"/>
                  <w:b/>
                  <w:bCs/>
                  <w:sz w:val="22"/>
                  <w:szCs w:val="22"/>
                </w:rPr>
                <w:t>Perspective</w:t>
              </w:r>
              <w:r w:rsidRPr="008C2FB0">
                <w:rPr>
                  <w:rFonts w:cs="Times New Roman"/>
                  <w:sz w:val="22"/>
                  <w:szCs w:val="22"/>
                </w:rPr>
                <w:t xml:space="preserve">: What is our </w:t>
              </w:r>
            </w:ins>
            <w:ins w:id="55" w:author="Popyeni Kautondokwa" w:date="2024-09-07T15:16:00Z" w16du:dateUtc="2024-09-07T13:16:00Z">
              <w:r w:rsidRPr="008C2FB0">
                <w:rPr>
                  <w:rFonts w:cs="Times New Roman"/>
                  <w:sz w:val="22"/>
                  <w:szCs w:val="22"/>
                </w:rPr>
                <w:t>viewpoint</w:t>
              </w:r>
            </w:ins>
            <w:ins w:id="56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</w:t>
              </w:r>
            </w:ins>
            <w:ins w:id="57" w:author="Popyeni Kautondokwa" w:date="2024-09-07T15:16:00Z" w16du:dateUtc="2024-09-07T13:16:00Z">
              <w:r w:rsidRPr="008C2FB0">
                <w:rPr>
                  <w:rFonts w:cs="Times New Roman"/>
                  <w:sz w:val="22"/>
                  <w:szCs w:val="22"/>
                </w:rPr>
                <w:t>regarding</w:t>
              </w:r>
            </w:ins>
            <w:ins w:id="5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information security </w:t>
              </w:r>
            </w:ins>
            <w:ins w:id="59" w:author="Popyeni Kautondokwa" w:date="2024-09-20T12:35:00Z" w16du:dateUtc="2024-09-20T10:35:00Z">
              <w:r w:rsidRPr="008C2FB0">
                <w:rPr>
                  <w:rFonts w:cs="Times New Roman"/>
                  <w:sz w:val="22"/>
                  <w:szCs w:val="22"/>
                </w:rPr>
                <w:t>i</w:t>
              </w:r>
            </w:ins>
            <w:ins w:id="60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n the</w:t>
              </w:r>
            </w:ins>
            <w:ins w:id="61" w:author="Popyeni Kautondokwa" w:date="2024-09-20T12:36:00Z" w16du:dateUtc="2024-09-20T10:36:00Z">
              <w:r w:rsidRPr="008C2FB0">
                <w:rPr>
                  <w:rFonts w:cs="Times New Roman"/>
                  <w:sz w:val="22"/>
                  <w:szCs w:val="22"/>
                </w:rPr>
                <w:t xml:space="preserve"> </w:t>
              </w:r>
            </w:ins>
            <w:ins w:id="6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organization?</w:t>
              </w:r>
            </w:ins>
          </w:p>
        </w:tc>
        <w:tc>
          <w:tcPr>
            <w:tcW w:w="923" w:type="dxa"/>
          </w:tcPr>
          <w:p w14:paraId="12F07E90" w14:textId="77777777" w:rsidR="00653BA8" w:rsidRPr="008C2FB0" w:rsidRDefault="00653BA8" w:rsidP="0049770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8C2FB0">
              <w:rPr>
                <w:rFonts w:cs="Times New Roman"/>
                <w:b/>
                <w:bCs/>
                <w:sz w:val="22"/>
                <w:szCs w:val="22"/>
              </w:rPr>
              <w:t xml:space="preserve">Ploy: </w:t>
            </w:r>
            <w:r w:rsidRPr="008C2FB0">
              <w:rPr>
                <w:rFonts w:cs="Times New Roman"/>
                <w:sz w:val="22"/>
                <w:szCs w:val="22"/>
              </w:rPr>
              <w:t>What are the benefits of an information security strategy in providing a competitive advantage?</w:t>
            </w:r>
          </w:p>
        </w:tc>
        <w:tc>
          <w:tcPr>
            <w:tcW w:w="923" w:type="dxa"/>
          </w:tcPr>
          <w:p w14:paraId="2F34283D" w14:textId="77777777" w:rsidR="00653BA8" w:rsidRPr="008C2FB0" w:rsidRDefault="00653BA8" w:rsidP="00497708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8C2FB0">
              <w:rPr>
                <w:rFonts w:cs="Times New Roman"/>
                <w:b/>
                <w:bCs/>
                <w:sz w:val="22"/>
                <w:szCs w:val="22"/>
              </w:rPr>
              <w:t xml:space="preserve">Pattern: </w:t>
            </w:r>
            <w:r w:rsidRPr="008C2FB0">
              <w:rPr>
                <w:rFonts w:cs="Times New Roman"/>
                <w:sz w:val="22"/>
                <w:szCs w:val="22"/>
              </w:rPr>
              <w:t>What unpredictable actions may trigger information security initiatives in the organization?</w:t>
            </w:r>
            <w:r w:rsidRPr="008C2FB0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653BA8" w:rsidRPr="008C2FB0" w14:paraId="16BE9478" w14:textId="77777777" w:rsidTr="00497708">
        <w:trPr>
          <w:trHeight w:val="1300"/>
          <w:ins w:id="63" w:author="Popyeni Kautondokwa" w:date="2024-07-06T18:45:00Z"/>
        </w:trPr>
        <w:tc>
          <w:tcPr>
            <w:tcW w:w="1327" w:type="dxa"/>
            <w:tcBorders>
              <w:bottom w:val="nil"/>
            </w:tcBorders>
          </w:tcPr>
          <w:p w14:paraId="1EAF85E2" w14:textId="77777777" w:rsidR="00653BA8" w:rsidRPr="008C2FB0" w:rsidRDefault="00653BA8" w:rsidP="00497708">
            <w:pPr>
              <w:rPr>
                <w:ins w:id="64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</w:tc>
        <w:tc>
          <w:tcPr>
            <w:tcW w:w="511" w:type="dxa"/>
          </w:tcPr>
          <w:p w14:paraId="4EAFE81F" w14:textId="77777777" w:rsidR="00653BA8" w:rsidRPr="008C2FB0" w:rsidRDefault="00653BA8" w:rsidP="00497708">
            <w:pPr>
              <w:rPr>
                <w:ins w:id="65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66" w:author="Popyeni Kautondokwa" w:date="2024-09-07T15:19:00Z" w16du:dateUtc="2024-09-07T13:19:00Z">
              <w:r w:rsidRPr="008C2FB0">
                <w:rPr>
                  <w:rFonts w:cs="Times New Roman"/>
                  <w:sz w:val="22"/>
                  <w:szCs w:val="22"/>
                </w:rPr>
                <w:t>Start off</w:t>
              </w:r>
            </w:ins>
            <w:ins w:id="67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point when</w:t>
              </w:r>
            </w:ins>
          </w:p>
          <w:p w14:paraId="4D68CFDE" w14:textId="77777777" w:rsidR="00653BA8" w:rsidRPr="008C2FB0" w:rsidRDefault="00653BA8" w:rsidP="00497708">
            <w:pPr>
              <w:rPr>
                <w:ins w:id="68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69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developing information security</w:t>
              </w:r>
            </w:ins>
          </w:p>
          <w:p w14:paraId="48FB52FC" w14:textId="77777777" w:rsidR="00653BA8" w:rsidRPr="008C2FB0" w:rsidRDefault="00653BA8" w:rsidP="00497708">
            <w:pPr>
              <w:rPr>
                <w:ins w:id="7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7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strategy</w:t>
              </w:r>
            </w:ins>
          </w:p>
        </w:tc>
        <w:tc>
          <w:tcPr>
            <w:tcW w:w="2267" w:type="dxa"/>
          </w:tcPr>
          <w:p w14:paraId="6CAB777E" w14:textId="77777777" w:rsidR="00653BA8" w:rsidRPr="008C2FB0" w:rsidRDefault="00653BA8" w:rsidP="00497708">
            <w:pPr>
              <w:rPr>
                <w:ins w:id="72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  <w:p w14:paraId="091416D6" w14:textId="77777777" w:rsidR="00653BA8" w:rsidRPr="008C2FB0" w:rsidRDefault="00653BA8" w:rsidP="00497708">
            <w:pPr>
              <w:rPr>
                <w:ins w:id="73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7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A chosen information systems strategy or undertaking requiring an information security strategy</w:t>
              </w:r>
            </w:ins>
          </w:p>
          <w:p w14:paraId="62BCBF2C" w14:textId="77777777" w:rsidR="00653BA8" w:rsidRPr="008C2FB0" w:rsidRDefault="00653BA8" w:rsidP="00497708">
            <w:pPr>
              <w:rPr>
                <w:ins w:id="75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</w:tc>
        <w:tc>
          <w:tcPr>
            <w:tcW w:w="1528" w:type="dxa"/>
          </w:tcPr>
          <w:p w14:paraId="7DFED3FF" w14:textId="77777777" w:rsidR="00653BA8" w:rsidRPr="008C2FB0" w:rsidRDefault="00653BA8" w:rsidP="00497708">
            <w:pPr>
              <w:rPr>
                <w:ins w:id="7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  <w:p w14:paraId="3417D5BF" w14:textId="77777777" w:rsidR="00653BA8" w:rsidRPr="008C2FB0" w:rsidRDefault="00653BA8" w:rsidP="00497708">
            <w:pPr>
              <w:rPr>
                <w:ins w:id="77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7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The information security function</w:t>
              </w:r>
            </w:ins>
          </w:p>
        </w:tc>
        <w:tc>
          <w:tcPr>
            <w:tcW w:w="1537" w:type="dxa"/>
          </w:tcPr>
          <w:p w14:paraId="116FE0D3" w14:textId="77777777" w:rsidR="00653BA8" w:rsidRPr="008C2FB0" w:rsidRDefault="00653BA8" w:rsidP="00497708">
            <w:pPr>
              <w:rPr>
                <w:ins w:id="79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  <w:p w14:paraId="0C10A95D" w14:textId="77777777" w:rsidR="00653BA8" w:rsidRPr="008C2FB0" w:rsidRDefault="00653BA8" w:rsidP="00497708">
            <w:pPr>
              <w:rPr>
                <w:ins w:id="8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8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The managerial attitude</w:t>
              </w:r>
            </w:ins>
          </w:p>
          <w:p w14:paraId="763E1CCA" w14:textId="77777777" w:rsidR="00653BA8" w:rsidRPr="008C2FB0" w:rsidRDefault="00653BA8" w:rsidP="00497708">
            <w:pPr>
              <w:rPr>
                <w:ins w:id="82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83" w:author="Popyeni Kautondokwa" w:date="2024-09-07T15:16:00Z" w16du:dateUtc="2024-09-07T13:16:00Z">
              <w:r w:rsidRPr="008C2FB0">
                <w:rPr>
                  <w:rFonts w:cs="Times New Roman"/>
                  <w:sz w:val="22"/>
                  <w:szCs w:val="22"/>
                </w:rPr>
                <w:t>with regards</w:t>
              </w:r>
            </w:ins>
            <w:ins w:id="8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information security</w:t>
              </w:r>
            </w:ins>
          </w:p>
        </w:tc>
        <w:tc>
          <w:tcPr>
            <w:tcW w:w="923" w:type="dxa"/>
          </w:tcPr>
          <w:p w14:paraId="47E36094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 xml:space="preserve">What the executives regard as beneficial to outplay competitors. </w:t>
            </w:r>
          </w:p>
        </w:tc>
        <w:tc>
          <w:tcPr>
            <w:tcW w:w="923" w:type="dxa"/>
          </w:tcPr>
          <w:p w14:paraId="78FCD685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>The information security function and subsequent buy-in from management to make it happen.</w:t>
            </w:r>
          </w:p>
        </w:tc>
      </w:tr>
      <w:tr w:rsidR="00653BA8" w:rsidRPr="008C2FB0" w14:paraId="17ABA30A" w14:textId="77777777" w:rsidTr="00497708">
        <w:trPr>
          <w:trHeight w:val="100"/>
          <w:ins w:id="85" w:author="Popyeni Kautondokwa" w:date="2024-07-06T18:45:00Z"/>
        </w:trPr>
        <w:tc>
          <w:tcPr>
            <w:tcW w:w="1327" w:type="dxa"/>
            <w:tcBorders>
              <w:bottom w:val="nil"/>
            </w:tcBorders>
          </w:tcPr>
          <w:p w14:paraId="28528581" w14:textId="77777777" w:rsidR="00653BA8" w:rsidRPr="008C2FB0" w:rsidRDefault="00653BA8" w:rsidP="00497708">
            <w:pPr>
              <w:rPr>
                <w:ins w:id="8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</w:tc>
        <w:tc>
          <w:tcPr>
            <w:tcW w:w="511" w:type="dxa"/>
          </w:tcPr>
          <w:p w14:paraId="00D86B67" w14:textId="77777777" w:rsidR="00653BA8" w:rsidRPr="008C2FB0" w:rsidRDefault="00653BA8" w:rsidP="00497708">
            <w:pPr>
              <w:rPr>
                <w:ins w:id="87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8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Approach in the development of the information security strategy</w:t>
              </w:r>
            </w:ins>
          </w:p>
        </w:tc>
        <w:tc>
          <w:tcPr>
            <w:tcW w:w="2267" w:type="dxa"/>
          </w:tcPr>
          <w:p w14:paraId="099CF11D" w14:textId="77777777" w:rsidR="00653BA8" w:rsidRPr="008C2FB0" w:rsidRDefault="00653BA8" w:rsidP="00497708">
            <w:pPr>
              <w:rPr>
                <w:ins w:id="89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90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Rational</w:t>
              </w:r>
            </w:ins>
          </w:p>
        </w:tc>
        <w:tc>
          <w:tcPr>
            <w:tcW w:w="1528" w:type="dxa"/>
          </w:tcPr>
          <w:p w14:paraId="64DA9CD5" w14:textId="77777777" w:rsidR="00653BA8" w:rsidRPr="008C2FB0" w:rsidRDefault="00653BA8" w:rsidP="00497708">
            <w:pPr>
              <w:rPr>
                <w:ins w:id="91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9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Rational</w:t>
              </w:r>
            </w:ins>
          </w:p>
        </w:tc>
        <w:tc>
          <w:tcPr>
            <w:tcW w:w="1537" w:type="dxa"/>
          </w:tcPr>
          <w:p w14:paraId="31BF7EAB" w14:textId="77777777" w:rsidR="00653BA8" w:rsidRPr="008C2FB0" w:rsidRDefault="00653BA8" w:rsidP="00497708">
            <w:pPr>
              <w:rPr>
                <w:ins w:id="93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9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Rational</w:t>
              </w:r>
            </w:ins>
            <w:r>
              <w:rPr>
                <w:rFonts w:cs="Times New Roman"/>
                <w:sz w:val="22"/>
                <w:szCs w:val="22"/>
              </w:rPr>
              <w:t>-Adaptive</w:t>
            </w:r>
          </w:p>
        </w:tc>
        <w:tc>
          <w:tcPr>
            <w:tcW w:w="923" w:type="dxa"/>
          </w:tcPr>
          <w:p w14:paraId="1A6B3BD7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>Rational</w:t>
            </w:r>
          </w:p>
        </w:tc>
        <w:tc>
          <w:tcPr>
            <w:tcW w:w="923" w:type="dxa"/>
          </w:tcPr>
          <w:p w14:paraId="1EE37927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Adaptive</w:t>
            </w:r>
          </w:p>
        </w:tc>
      </w:tr>
      <w:tr w:rsidR="00653BA8" w:rsidRPr="008C2FB0" w14:paraId="724C10F7" w14:textId="77777777" w:rsidTr="00497708">
        <w:trPr>
          <w:trHeight w:val="100"/>
          <w:ins w:id="95" w:author="Popyeni Kautondokwa" w:date="2024-07-06T18:45:00Z"/>
        </w:trPr>
        <w:tc>
          <w:tcPr>
            <w:tcW w:w="13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9A7041" w14:textId="77777777" w:rsidR="00653BA8" w:rsidRPr="008C2FB0" w:rsidRDefault="00653BA8" w:rsidP="00497708">
            <w:pPr>
              <w:rPr>
                <w:ins w:id="9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</w:tc>
        <w:tc>
          <w:tcPr>
            <w:tcW w:w="511" w:type="dxa"/>
            <w:tcBorders>
              <w:left w:val="single" w:sz="4" w:space="0" w:color="auto"/>
            </w:tcBorders>
          </w:tcPr>
          <w:p w14:paraId="75D13B3C" w14:textId="77777777" w:rsidR="00653BA8" w:rsidRPr="008C2FB0" w:rsidRDefault="00653BA8" w:rsidP="00497708">
            <w:pPr>
              <w:rPr>
                <w:ins w:id="97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9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Standpoint taken when developing information security strategy</w:t>
              </w:r>
            </w:ins>
          </w:p>
        </w:tc>
        <w:tc>
          <w:tcPr>
            <w:tcW w:w="2267" w:type="dxa"/>
          </w:tcPr>
          <w:p w14:paraId="76DA73E4" w14:textId="77777777" w:rsidR="00653BA8" w:rsidRPr="008C2FB0" w:rsidRDefault="00653BA8" w:rsidP="00497708">
            <w:pPr>
              <w:rPr>
                <w:ins w:id="99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00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Information systems-centric </w:t>
              </w:r>
            </w:ins>
          </w:p>
        </w:tc>
        <w:tc>
          <w:tcPr>
            <w:tcW w:w="1528" w:type="dxa"/>
          </w:tcPr>
          <w:p w14:paraId="359CDEDA" w14:textId="77777777" w:rsidR="00653BA8" w:rsidRPr="008C2FB0" w:rsidRDefault="00653BA8" w:rsidP="00497708">
            <w:pPr>
              <w:rPr>
                <w:ins w:id="101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0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Information security-centric</w:t>
              </w:r>
            </w:ins>
          </w:p>
        </w:tc>
        <w:tc>
          <w:tcPr>
            <w:tcW w:w="1537" w:type="dxa"/>
          </w:tcPr>
          <w:p w14:paraId="5E1E0FC2" w14:textId="77777777" w:rsidR="00653BA8" w:rsidRPr="008C2FB0" w:rsidRDefault="00653BA8" w:rsidP="00497708">
            <w:pPr>
              <w:rPr>
                <w:ins w:id="103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0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Organization-centric</w:t>
              </w:r>
            </w:ins>
          </w:p>
        </w:tc>
        <w:tc>
          <w:tcPr>
            <w:tcW w:w="923" w:type="dxa"/>
          </w:tcPr>
          <w:p w14:paraId="424F7904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>Business-centric</w:t>
            </w:r>
          </w:p>
        </w:tc>
        <w:tc>
          <w:tcPr>
            <w:tcW w:w="923" w:type="dxa"/>
          </w:tcPr>
          <w:p w14:paraId="7DE26BBC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>Information security-centric</w:t>
            </w:r>
          </w:p>
        </w:tc>
      </w:tr>
      <w:tr w:rsidR="00653BA8" w:rsidRPr="008C2FB0" w14:paraId="2F0A8A3A" w14:textId="77777777" w:rsidTr="00497708">
        <w:trPr>
          <w:trHeight w:val="70"/>
          <w:ins w:id="105" w:author="Popyeni Kautondokwa" w:date="2024-07-06T18:45:00Z"/>
        </w:trPr>
        <w:tc>
          <w:tcPr>
            <w:tcW w:w="1327" w:type="dxa"/>
            <w:tcBorders>
              <w:top w:val="nil"/>
              <w:bottom w:val="nil"/>
            </w:tcBorders>
          </w:tcPr>
          <w:p w14:paraId="6B33D5BB" w14:textId="77777777" w:rsidR="00653BA8" w:rsidRPr="008C2FB0" w:rsidRDefault="00653BA8" w:rsidP="00497708">
            <w:pPr>
              <w:rPr>
                <w:ins w:id="10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07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lastRenderedPageBreak/>
                <w:t xml:space="preserve">Assumptions </w:t>
              </w:r>
            </w:ins>
            <w:ins w:id="108" w:author="Popyeni Kautondokwa" w:date="2024-09-08T07:26:00Z" w16du:dateUtc="2024-09-08T05:26:00Z">
              <w:r w:rsidRPr="008C2FB0">
                <w:rPr>
                  <w:rFonts w:cs="Times New Roman"/>
                  <w:sz w:val="22"/>
                  <w:szCs w:val="22"/>
                </w:rPr>
                <w:t>associated</w:t>
              </w:r>
            </w:ins>
            <w:ins w:id="109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</w:t>
              </w:r>
            </w:ins>
            <w:ins w:id="110" w:author="Popyeni Kautondokwa" w:date="2024-09-08T07:27:00Z" w16du:dateUtc="2024-09-08T05:27:00Z">
              <w:r w:rsidRPr="008C2FB0">
                <w:rPr>
                  <w:rFonts w:cs="Times New Roman"/>
                  <w:sz w:val="22"/>
                  <w:szCs w:val="22"/>
                </w:rPr>
                <w:t>with</w:t>
              </w:r>
            </w:ins>
            <w:ins w:id="11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the information security strategy development process</w:t>
              </w:r>
            </w:ins>
          </w:p>
        </w:tc>
        <w:tc>
          <w:tcPr>
            <w:tcW w:w="511" w:type="dxa"/>
          </w:tcPr>
          <w:p w14:paraId="3E9B4678" w14:textId="77777777" w:rsidR="00653BA8" w:rsidRPr="008C2FB0" w:rsidRDefault="00653BA8" w:rsidP="00497708">
            <w:pPr>
              <w:rPr>
                <w:ins w:id="112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13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Contextual conditions required when commencing the development of the information security strategy</w:t>
              </w:r>
            </w:ins>
          </w:p>
        </w:tc>
        <w:tc>
          <w:tcPr>
            <w:tcW w:w="2267" w:type="dxa"/>
          </w:tcPr>
          <w:p w14:paraId="65EB33D8" w14:textId="77777777" w:rsidR="00653BA8" w:rsidRPr="008C2FB0" w:rsidRDefault="00653BA8" w:rsidP="00497708">
            <w:pPr>
              <w:rPr>
                <w:ins w:id="114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15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An external strategy or undertakings requiring security</w:t>
              </w:r>
            </w:ins>
          </w:p>
        </w:tc>
        <w:tc>
          <w:tcPr>
            <w:tcW w:w="1528" w:type="dxa"/>
          </w:tcPr>
          <w:p w14:paraId="0B30E5E6" w14:textId="77777777" w:rsidR="00653BA8" w:rsidRPr="008C2FB0" w:rsidRDefault="00653BA8" w:rsidP="00497708">
            <w:pPr>
              <w:rPr>
                <w:ins w:id="11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17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The </w:t>
              </w:r>
            </w:ins>
            <w:ins w:id="118" w:author="Popyeni Kautondokwa" w:date="2024-09-20T12:35:00Z" w16du:dateUtc="2024-09-20T10:35:00Z">
              <w:r w:rsidRPr="008C2FB0">
                <w:rPr>
                  <w:rFonts w:cs="Times New Roman"/>
                  <w:sz w:val="22"/>
                  <w:szCs w:val="22"/>
                </w:rPr>
                <w:t>presence</w:t>
              </w:r>
            </w:ins>
            <w:ins w:id="119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of </w:t>
              </w:r>
            </w:ins>
            <w:ins w:id="120" w:author="Popyeni Kautondokwa" w:date="2024-09-20T12:35:00Z" w16du:dateUtc="2024-09-20T10:35:00Z">
              <w:r w:rsidRPr="008C2FB0">
                <w:rPr>
                  <w:rFonts w:cs="Times New Roman"/>
                  <w:sz w:val="22"/>
                  <w:szCs w:val="22"/>
                </w:rPr>
                <w:t>adequate</w:t>
              </w:r>
            </w:ins>
            <w:ins w:id="12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technologies and tools.</w:t>
              </w:r>
            </w:ins>
          </w:p>
        </w:tc>
        <w:tc>
          <w:tcPr>
            <w:tcW w:w="1537" w:type="dxa"/>
          </w:tcPr>
          <w:p w14:paraId="6DF068C4" w14:textId="77777777" w:rsidR="00653BA8" w:rsidRPr="008C2FB0" w:rsidRDefault="00653BA8" w:rsidP="00497708">
            <w:pPr>
              <w:rPr>
                <w:ins w:id="122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23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A hierarchical structure</w:t>
              </w:r>
            </w:ins>
          </w:p>
        </w:tc>
        <w:tc>
          <w:tcPr>
            <w:tcW w:w="923" w:type="dxa"/>
          </w:tcPr>
          <w:p w14:paraId="3AF01A98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>A business structure</w:t>
            </w:r>
          </w:p>
        </w:tc>
        <w:tc>
          <w:tcPr>
            <w:tcW w:w="923" w:type="dxa"/>
          </w:tcPr>
          <w:p w14:paraId="28390892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>Adequate information security infrastructures</w:t>
            </w:r>
          </w:p>
        </w:tc>
      </w:tr>
      <w:tr w:rsidR="00653BA8" w:rsidRPr="008C2FB0" w14:paraId="470A5A1D" w14:textId="77777777" w:rsidTr="00497708">
        <w:trPr>
          <w:trHeight w:val="70"/>
          <w:ins w:id="124" w:author="Popyeni Kautondokwa" w:date="2024-07-06T18:45:00Z"/>
        </w:trPr>
        <w:tc>
          <w:tcPr>
            <w:tcW w:w="1327" w:type="dxa"/>
            <w:tcBorders>
              <w:top w:val="nil"/>
            </w:tcBorders>
          </w:tcPr>
          <w:p w14:paraId="4265ADF5" w14:textId="77777777" w:rsidR="00653BA8" w:rsidRPr="008C2FB0" w:rsidRDefault="00653BA8" w:rsidP="00497708">
            <w:pPr>
              <w:rPr>
                <w:ins w:id="125" w:author="Popyeni Kautondokwa" w:date="2024-07-06T18:45:00Z" w16du:dateUtc="2024-07-06T16:45:00Z"/>
                <w:rFonts w:cs="Times New Roman"/>
                <w:sz w:val="22"/>
                <w:szCs w:val="22"/>
              </w:rPr>
            </w:pPr>
          </w:p>
        </w:tc>
        <w:tc>
          <w:tcPr>
            <w:tcW w:w="511" w:type="dxa"/>
          </w:tcPr>
          <w:p w14:paraId="51CF7681" w14:textId="77777777" w:rsidR="00653BA8" w:rsidRPr="008C2FB0" w:rsidRDefault="00653BA8" w:rsidP="00497708">
            <w:pPr>
              <w:rPr>
                <w:ins w:id="12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27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Relationship between</w:t>
              </w:r>
            </w:ins>
          </w:p>
          <w:p w14:paraId="1F021F49" w14:textId="77777777" w:rsidR="00653BA8" w:rsidRPr="008C2FB0" w:rsidRDefault="00653BA8" w:rsidP="00497708">
            <w:pPr>
              <w:rPr>
                <w:ins w:id="128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29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Information security and information systems</w:t>
              </w:r>
            </w:ins>
          </w:p>
          <w:p w14:paraId="2F7706FE" w14:textId="77777777" w:rsidR="00653BA8" w:rsidRPr="008C2FB0" w:rsidRDefault="00653BA8" w:rsidP="00497708">
            <w:pPr>
              <w:rPr>
                <w:ins w:id="13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3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strategy</w:t>
              </w:r>
            </w:ins>
          </w:p>
        </w:tc>
        <w:tc>
          <w:tcPr>
            <w:tcW w:w="2267" w:type="dxa"/>
          </w:tcPr>
          <w:p w14:paraId="0453FF17" w14:textId="77777777" w:rsidR="00653BA8" w:rsidRPr="008C2FB0" w:rsidRDefault="00653BA8" w:rsidP="00497708">
            <w:pPr>
              <w:rPr>
                <w:ins w:id="132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33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Information security strategy is developed</w:t>
              </w:r>
            </w:ins>
          </w:p>
          <w:p w14:paraId="256DCD67" w14:textId="77777777" w:rsidR="00653BA8" w:rsidRPr="008C2FB0" w:rsidRDefault="00653BA8" w:rsidP="00497708">
            <w:pPr>
              <w:rPr>
                <w:ins w:id="134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35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as </w:t>
              </w:r>
            </w:ins>
            <w:ins w:id="136" w:author="Popyeni Kautondokwa" w:date="2024-09-07T15:17:00Z" w16du:dateUtc="2024-09-07T13:17:00Z">
              <w:r w:rsidRPr="008C2FB0">
                <w:rPr>
                  <w:rFonts w:cs="Times New Roman"/>
                  <w:sz w:val="22"/>
                  <w:szCs w:val="22"/>
                </w:rPr>
                <w:t xml:space="preserve">a </w:t>
              </w:r>
            </w:ins>
            <w:ins w:id="137" w:author="Popyeni Kautondokwa" w:date="2024-09-20T12:35:00Z" w16du:dateUtc="2024-09-20T10:35:00Z">
              <w:r w:rsidRPr="008C2FB0">
                <w:rPr>
                  <w:rFonts w:cs="Times New Roman"/>
                  <w:sz w:val="22"/>
                  <w:szCs w:val="22"/>
                </w:rPr>
                <w:t>vital</w:t>
              </w:r>
            </w:ins>
            <w:ins w:id="13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part of the information systems. Information security strategy is not a strategy </w:t>
              </w:r>
            </w:ins>
            <w:ins w:id="139" w:author="Popyeni Kautondokwa" w:date="2024-09-07T15:17:00Z" w16du:dateUtc="2024-09-07T13:17:00Z">
              <w:r w:rsidRPr="008C2FB0">
                <w:rPr>
                  <w:rFonts w:cs="Times New Roman"/>
                  <w:sz w:val="22"/>
                  <w:szCs w:val="22"/>
                </w:rPr>
                <w:t>by itself</w:t>
              </w:r>
            </w:ins>
          </w:p>
        </w:tc>
        <w:tc>
          <w:tcPr>
            <w:tcW w:w="1528" w:type="dxa"/>
          </w:tcPr>
          <w:p w14:paraId="006DBD2B" w14:textId="77777777" w:rsidR="00653BA8" w:rsidRPr="008C2FB0" w:rsidRDefault="00653BA8" w:rsidP="00497708">
            <w:pPr>
              <w:rPr>
                <w:ins w:id="14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4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Information security strategy is developed</w:t>
              </w:r>
            </w:ins>
            <w:ins w:id="142" w:author="Popyeni Kautondokwa" w:date="2024-09-08T07:29:00Z" w16du:dateUtc="2024-09-08T05:29:00Z">
              <w:r w:rsidRPr="008C2FB0">
                <w:rPr>
                  <w:rFonts w:cs="Times New Roman"/>
                  <w:sz w:val="22"/>
                  <w:szCs w:val="22"/>
                </w:rPr>
                <w:t xml:space="preserve"> as </w:t>
              </w:r>
            </w:ins>
            <w:ins w:id="143" w:author="Popyeni Kautondokwa" w:date="2024-09-08T07:30:00Z" w16du:dateUtc="2024-09-08T05:30:00Z">
              <w:r w:rsidRPr="008C2FB0">
                <w:rPr>
                  <w:rFonts w:cs="Times New Roman"/>
                  <w:sz w:val="22"/>
                  <w:szCs w:val="22"/>
                </w:rPr>
                <w:t>isolated</w:t>
              </w:r>
            </w:ins>
            <w:ins w:id="14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from information systems</w:t>
              </w:r>
            </w:ins>
          </w:p>
          <w:p w14:paraId="0CFEB872" w14:textId="77777777" w:rsidR="00653BA8" w:rsidRPr="008C2FB0" w:rsidRDefault="00653BA8" w:rsidP="00497708">
            <w:pPr>
              <w:rPr>
                <w:ins w:id="145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46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strategy. Information security strategy is </w:t>
              </w:r>
            </w:ins>
            <w:ins w:id="147" w:author="Popyeni Kautondokwa" w:date="2024-09-07T15:17:00Z" w16du:dateUtc="2024-09-07T13:17:00Z">
              <w:r w:rsidRPr="008C2FB0">
                <w:rPr>
                  <w:rFonts w:cs="Times New Roman"/>
                  <w:sz w:val="22"/>
                  <w:szCs w:val="22"/>
                </w:rPr>
                <w:t>seen</w:t>
              </w:r>
            </w:ins>
            <w:ins w:id="14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as functional level strategy</w:t>
              </w:r>
            </w:ins>
          </w:p>
        </w:tc>
        <w:tc>
          <w:tcPr>
            <w:tcW w:w="1537" w:type="dxa"/>
          </w:tcPr>
          <w:p w14:paraId="22F6AC22" w14:textId="77777777" w:rsidR="00653BA8" w:rsidRPr="008C2FB0" w:rsidRDefault="00653BA8" w:rsidP="00497708">
            <w:pPr>
              <w:rPr>
                <w:ins w:id="149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50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Information security strategy </w:t>
              </w:r>
            </w:ins>
            <w:proofErr w:type="gramStart"/>
            <w:ins w:id="151" w:author="Popyeni Kautondokwa" w:date="2024-09-08T07:31:00Z" w16du:dateUtc="2024-09-08T05:31:00Z">
              <w:r w:rsidRPr="008C2FB0">
                <w:rPr>
                  <w:rFonts w:cs="Times New Roman"/>
                  <w:sz w:val="22"/>
                  <w:szCs w:val="22"/>
                </w:rPr>
                <w:t>is able to</w:t>
              </w:r>
              <w:proofErr w:type="gramEnd"/>
              <w:r w:rsidRPr="008C2FB0">
                <w:rPr>
                  <w:rFonts w:cs="Times New Roman"/>
                  <w:sz w:val="22"/>
                  <w:szCs w:val="22"/>
                </w:rPr>
                <w:t xml:space="preserve"> be developed</w:t>
              </w:r>
            </w:ins>
            <w:ins w:id="15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</w:t>
              </w:r>
            </w:ins>
            <w:ins w:id="153" w:author="Popyeni Kautondokwa" w:date="2024-09-08T07:31:00Z" w16du:dateUtc="2024-09-08T05:31:00Z">
              <w:r w:rsidRPr="008C2FB0">
                <w:rPr>
                  <w:rFonts w:cs="Times New Roman"/>
                  <w:sz w:val="22"/>
                  <w:szCs w:val="22"/>
                </w:rPr>
                <w:t>distinctly</w:t>
              </w:r>
            </w:ins>
            <w:ins w:id="15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from the</w:t>
              </w:r>
            </w:ins>
          </w:p>
          <w:p w14:paraId="6C36549A" w14:textId="77777777" w:rsidR="00653BA8" w:rsidRPr="008C2FB0" w:rsidRDefault="00653BA8" w:rsidP="00497708">
            <w:pPr>
              <w:rPr>
                <w:ins w:id="155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56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business strategy. Information security</w:t>
              </w:r>
            </w:ins>
          </w:p>
          <w:p w14:paraId="7B587BA2" w14:textId="77777777" w:rsidR="00653BA8" w:rsidRPr="008C2FB0" w:rsidRDefault="00653BA8" w:rsidP="00497708">
            <w:pPr>
              <w:rPr>
                <w:ins w:id="157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5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strategy is an organizational level strategy</w:t>
              </w:r>
            </w:ins>
          </w:p>
        </w:tc>
        <w:tc>
          <w:tcPr>
            <w:tcW w:w="923" w:type="dxa"/>
          </w:tcPr>
          <w:p w14:paraId="0C8BFCA7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>Information security strategy is developed to outwit competitor organizations.</w:t>
            </w:r>
          </w:p>
        </w:tc>
        <w:tc>
          <w:tcPr>
            <w:tcW w:w="923" w:type="dxa"/>
          </w:tcPr>
          <w:p w14:paraId="71683D73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 xml:space="preserve">Information security strategy is developed </w:t>
            </w:r>
            <w:proofErr w:type="gramStart"/>
            <w:r w:rsidRPr="008C2FB0">
              <w:rPr>
                <w:rFonts w:cs="Times New Roman"/>
                <w:sz w:val="22"/>
                <w:szCs w:val="22"/>
              </w:rPr>
              <w:t>as a result of</w:t>
            </w:r>
            <w:proofErr w:type="gramEnd"/>
            <w:r w:rsidRPr="008C2FB0">
              <w:rPr>
                <w:rFonts w:cs="Times New Roman"/>
                <w:sz w:val="22"/>
                <w:szCs w:val="22"/>
              </w:rPr>
              <w:t xml:space="preserve"> actions in response to unpredictability. </w:t>
            </w:r>
          </w:p>
        </w:tc>
      </w:tr>
      <w:tr w:rsidR="00653BA8" w:rsidRPr="008C2FB0" w14:paraId="7C744799" w14:textId="77777777" w:rsidTr="00497708">
        <w:trPr>
          <w:ins w:id="159" w:author="Popyeni Kautondokwa" w:date="2024-07-06T18:45:00Z"/>
        </w:trPr>
        <w:tc>
          <w:tcPr>
            <w:tcW w:w="1327" w:type="dxa"/>
          </w:tcPr>
          <w:p w14:paraId="732FF59B" w14:textId="77777777" w:rsidR="00653BA8" w:rsidRPr="008C2FB0" w:rsidRDefault="00653BA8" w:rsidP="00497708">
            <w:pPr>
              <w:rPr>
                <w:ins w:id="160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6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Assumption</w:t>
              </w:r>
            </w:ins>
            <w:ins w:id="162" w:author="Popyeni Kautondokwa" w:date="2024-09-08T07:27:00Z" w16du:dateUtc="2024-09-08T05:27:00Z">
              <w:r w:rsidRPr="008C2FB0">
                <w:rPr>
                  <w:rFonts w:cs="Times New Roman"/>
                  <w:sz w:val="22"/>
                  <w:szCs w:val="22"/>
                </w:rPr>
                <w:t>s associated with</w:t>
              </w:r>
            </w:ins>
            <w:ins w:id="163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information security strategic</w:t>
              </w:r>
            </w:ins>
          </w:p>
          <w:p w14:paraId="11EE2ACE" w14:textId="77777777" w:rsidR="00653BA8" w:rsidRPr="008C2FB0" w:rsidRDefault="00653BA8" w:rsidP="00497708">
            <w:pPr>
              <w:rPr>
                <w:ins w:id="164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65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impact</w:t>
              </w:r>
            </w:ins>
          </w:p>
        </w:tc>
        <w:tc>
          <w:tcPr>
            <w:tcW w:w="511" w:type="dxa"/>
          </w:tcPr>
          <w:p w14:paraId="78ECDF19" w14:textId="77777777" w:rsidR="00653BA8" w:rsidRPr="008C2FB0" w:rsidRDefault="00653BA8" w:rsidP="00497708">
            <w:pPr>
              <w:rPr>
                <w:ins w:id="166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67" w:author="Popyeni Kautondokwa" w:date="2024-09-08T07:29:00Z" w16du:dateUtc="2024-09-08T05:29:00Z">
              <w:r w:rsidRPr="008C2FB0">
                <w:rPr>
                  <w:rFonts w:cs="Times New Roman"/>
                  <w:sz w:val="22"/>
                  <w:szCs w:val="22"/>
                </w:rPr>
                <w:t>Anticipated</w:t>
              </w:r>
            </w:ins>
            <w:ins w:id="16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impact of information security</w:t>
              </w:r>
            </w:ins>
          </w:p>
          <w:p w14:paraId="3237C01D" w14:textId="77777777" w:rsidR="00653BA8" w:rsidRPr="008C2FB0" w:rsidRDefault="00653BA8" w:rsidP="00497708">
            <w:pPr>
              <w:rPr>
                <w:ins w:id="169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70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strategy</w:t>
              </w:r>
            </w:ins>
          </w:p>
        </w:tc>
        <w:tc>
          <w:tcPr>
            <w:tcW w:w="2267" w:type="dxa"/>
          </w:tcPr>
          <w:p w14:paraId="1FD1DFF2" w14:textId="77777777" w:rsidR="00653BA8" w:rsidRPr="008C2FB0" w:rsidRDefault="00653BA8" w:rsidP="00497708">
            <w:pPr>
              <w:rPr>
                <w:ins w:id="171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7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Ensure information systems strategy is implemented and the </w:t>
              </w:r>
            </w:ins>
            <w:ins w:id="173" w:author="Popyeni Kautondokwa" w:date="2024-09-08T07:29:00Z" w16du:dateUtc="2024-09-08T05:29:00Z">
              <w:r w:rsidRPr="008C2FB0">
                <w:rPr>
                  <w:rFonts w:cs="Times New Roman"/>
                  <w:sz w:val="22"/>
                  <w:szCs w:val="22"/>
                </w:rPr>
                <w:t>anticipated</w:t>
              </w:r>
            </w:ins>
            <w:ins w:id="17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strategic position of an organization is achieved</w:t>
              </w:r>
            </w:ins>
          </w:p>
        </w:tc>
        <w:tc>
          <w:tcPr>
            <w:tcW w:w="1528" w:type="dxa"/>
          </w:tcPr>
          <w:p w14:paraId="5188FE5C" w14:textId="77777777" w:rsidR="00653BA8" w:rsidRPr="008C2FB0" w:rsidRDefault="00653BA8" w:rsidP="00497708">
            <w:pPr>
              <w:rPr>
                <w:ins w:id="175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76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Identify information security assets requirements; ensure </w:t>
              </w:r>
            </w:ins>
            <w:ins w:id="177" w:author="Popyeni Kautondokwa" w:date="2024-09-08T07:28:00Z" w16du:dateUtc="2024-09-08T05:28:00Z">
              <w:r w:rsidRPr="008C2FB0">
                <w:rPr>
                  <w:rFonts w:cs="Times New Roman"/>
                  <w:sz w:val="22"/>
                  <w:szCs w:val="22"/>
                </w:rPr>
                <w:t xml:space="preserve">the needed </w:t>
              </w:r>
            </w:ins>
            <w:ins w:id="17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assets are </w:t>
              </w:r>
            </w:ins>
            <w:ins w:id="179" w:author="Popyeni Kautondokwa" w:date="2024-09-08T07:28:00Z" w16du:dateUtc="2024-09-08T05:28:00Z">
              <w:r w:rsidRPr="008C2FB0">
                <w:rPr>
                  <w:rFonts w:cs="Times New Roman"/>
                  <w:sz w:val="22"/>
                  <w:szCs w:val="22"/>
                </w:rPr>
                <w:t>obtained</w:t>
              </w:r>
            </w:ins>
            <w:ins w:id="180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and </w:t>
              </w:r>
            </w:ins>
            <w:ins w:id="181" w:author="Popyeni Kautondokwa" w:date="2024-09-08T07:28:00Z" w16du:dateUtc="2024-09-08T05:28:00Z">
              <w:r w:rsidRPr="008C2FB0">
                <w:rPr>
                  <w:rFonts w:cs="Times New Roman"/>
                  <w:sz w:val="22"/>
                  <w:szCs w:val="22"/>
                </w:rPr>
                <w:t>successfully</w:t>
              </w:r>
            </w:ins>
            <w:ins w:id="18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allocated</w:t>
              </w:r>
            </w:ins>
          </w:p>
        </w:tc>
        <w:tc>
          <w:tcPr>
            <w:tcW w:w="1537" w:type="dxa"/>
          </w:tcPr>
          <w:p w14:paraId="0F92F926" w14:textId="77777777" w:rsidR="00653BA8" w:rsidRPr="008C2FB0" w:rsidRDefault="00653BA8" w:rsidP="00497708">
            <w:pPr>
              <w:rPr>
                <w:ins w:id="183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8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Provide a shared </w:t>
              </w:r>
            </w:ins>
            <w:ins w:id="185" w:author="Popyeni Kautondokwa" w:date="2024-09-07T15:18:00Z" w16du:dateUtc="2024-09-07T13:18:00Z">
              <w:r w:rsidRPr="008C2FB0">
                <w:rPr>
                  <w:rFonts w:cs="Times New Roman"/>
                  <w:sz w:val="22"/>
                  <w:szCs w:val="22"/>
                </w:rPr>
                <w:t>insight</w:t>
              </w:r>
            </w:ins>
            <w:ins w:id="186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</w:t>
              </w:r>
            </w:ins>
          </w:p>
          <w:p w14:paraId="146CE599" w14:textId="77777777" w:rsidR="00653BA8" w:rsidRPr="008C2FB0" w:rsidRDefault="00653BA8" w:rsidP="00497708">
            <w:pPr>
              <w:rPr>
                <w:ins w:id="187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8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Organization</w:t>
              </w:r>
            </w:ins>
            <w:ins w:id="189" w:author="Popyeni Kautondokwa" w:date="2024-09-08T07:28:00Z" w16du:dateUtc="2024-09-08T05:28:00Z">
              <w:r w:rsidRPr="008C2FB0">
                <w:rPr>
                  <w:rFonts w:cs="Times New Roman"/>
                  <w:sz w:val="22"/>
                  <w:szCs w:val="22"/>
                </w:rPr>
                <w:t>-wide</w:t>
              </w:r>
            </w:ins>
            <w:ins w:id="190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to guide</w:t>
              </w:r>
            </w:ins>
          </w:p>
          <w:p w14:paraId="30B0DA4D" w14:textId="77777777" w:rsidR="00653BA8" w:rsidRPr="008C2FB0" w:rsidRDefault="00653BA8" w:rsidP="00497708">
            <w:pPr>
              <w:rPr>
                <w:ins w:id="191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92" w:author="Popyeni Kautondokwa" w:date="2024-09-08T07:28:00Z" w16du:dateUtc="2024-09-08T05:28:00Z">
              <w:r w:rsidRPr="008C2FB0">
                <w:rPr>
                  <w:rFonts w:cs="Times New Roman"/>
                  <w:sz w:val="22"/>
                  <w:szCs w:val="22"/>
                </w:rPr>
                <w:t>subsequent</w:t>
              </w:r>
            </w:ins>
            <w:ins w:id="193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IT and security investment</w:t>
              </w:r>
            </w:ins>
          </w:p>
          <w:p w14:paraId="0BB38CE6" w14:textId="77777777" w:rsidR="00653BA8" w:rsidRPr="008C2FB0" w:rsidRDefault="00653BA8" w:rsidP="00497708">
            <w:pPr>
              <w:rPr>
                <w:ins w:id="194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95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and </w:t>
              </w:r>
            </w:ins>
            <w:ins w:id="196" w:author="Popyeni Kautondokwa" w:date="2024-09-08T07:28:00Z" w16du:dateUtc="2024-09-08T05:28:00Z">
              <w:r w:rsidRPr="008C2FB0">
                <w:rPr>
                  <w:rFonts w:cs="Times New Roman"/>
                  <w:sz w:val="22"/>
                  <w:szCs w:val="22"/>
                </w:rPr>
                <w:t>disposition</w:t>
              </w:r>
            </w:ins>
          </w:p>
          <w:p w14:paraId="02310DA1" w14:textId="77777777" w:rsidR="00653BA8" w:rsidRPr="008C2FB0" w:rsidRDefault="00653BA8" w:rsidP="00497708">
            <w:pPr>
              <w:rPr>
                <w:ins w:id="197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198" w:author="Popyeni Kautondokwa" w:date="2024-09-07T15:18:00Z" w16du:dateUtc="2024-09-07T13:18:00Z">
              <w:r w:rsidRPr="008C2FB0">
                <w:rPr>
                  <w:rFonts w:cs="Times New Roman"/>
                  <w:sz w:val="22"/>
                  <w:szCs w:val="22"/>
                </w:rPr>
                <w:t>outcomes</w:t>
              </w:r>
            </w:ins>
            <w:ins w:id="199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.</w:t>
              </w:r>
            </w:ins>
          </w:p>
        </w:tc>
        <w:tc>
          <w:tcPr>
            <w:tcW w:w="923" w:type="dxa"/>
          </w:tcPr>
          <w:p w14:paraId="2EE48433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 xml:space="preserve">Make sure that the organization has a strategic advantage over its competitors. </w:t>
            </w:r>
          </w:p>
        </w:tc>
        <w:tc>
          <w:tcPr>
            <w:tcW w:w="923" w:type="dxa"/>
          </w:tcPr>
          <w:p w14:paraId="0FB0608A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 xml:space="preserve">To ensure that any information security resources or assets are allocated to respond to the necessary requirement. </w:t>
            </w:r>
          </w:p>
        </w:tc>
      </w:tr>
      <w:tr w:rsidR="00653BA8" w:rsidRPr="008C2FB0" w14:paraId="32113559" w14:textId="77777777" w:rsidTr="00497708">
        <w:trPr>
          <w:ins w:id="200" w:author="Popyeni Kautondokwa" w:date="2024-07-06T18:45:00Z"/>
        </w:trPr>
        <w:tc>
          <w:tcPr>
            <w:tcW w:w="1838" w:type="dxa"/>
            <w:gridSpan w:val="2"/>
          </w:tcPr>
          <w:p w14:paraId="13EBC500" w14:textId="77777777" w:rsidR="00653BA8" w:rsidRPr="008C2FB0" w:rsidRDefault="00653BA8" w:rsidP="00497708">
            <w:pPr>
              <w:rPr>
                <w:ins w:id="201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202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Assumptions </w:t>
              </w:r>
            </w:ins>
            <w:ins w:id="203" w:author="Popyeni Kautondokwa" w:date="2024-09-08T07:27:00Z" w16du:dateUtc="2024-09-08T05:27:00Z">
              <w:r w:rsidRPr="008C2FB0">
                <w:rPr>
                  <w:rFonts w:cs="Times New Roman"/>
                  <w:sz w:val="22"/>
                  <w:szCs w:val="22"/>
                </w:rPr>
                <w:t>associated with</w:t>
              </w:r>
            </w:ins>
            <w:ins w:id="204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 xml:space="preserve"> information security strategy/information systems strategic alignment</w:t>
              </w:r>
            </w:ins>
          </w:p>
        </w:tc>
        <w:tc>
          <w:tcPr>
            <w:tcW w:w="2267" w:type="dxa"/>
          </w:tcPr>
          <w:p w14:paraId="56F1539C" w14:textId="77777777" w:rsidR="00653BA8" w:rsidRPr="008C2FB0" w:rsidRDefault="00653BA8" w:rsidP="00497708">
            <w:pPr>
              <w:rPr>
                <w:ins w:id="205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206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Intrinsic a priori alignment</w:t>
              </w:r>
            </w:ins>
          </w:p>
        </w:tc>
        <w:tc>
          <w:tcPr>
            <w:tcW w:w="1528" w:type="dxa"/>
          </w:tcPr>
          <w:p w14:paraId="032173DF" w14:textId="77777777" w:rsidR="00653BA8" w:rsidRPr="008C2FB0" w:rsidRDefault="00653BA8" w:rsidP="00497708">
            <w:pPr>
              <w:rPr>
                <w:ins w:id="207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208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Ex post alignment</w:t>
              </w:r>
            </w:ins>
          </w:p>
        </w:tc>
        <w:tc>
          <w:tcPr>
            <w:tcW w:w="1537" w:type="dxa"/>
          </w:tcPr>
          <w:p w14:paraId="3566F094" w14:textId="77777777" w:rsidR="00653BA8" w:rsidRPr="008C2FB0" w:rsidRDefault="00653BA8" w:rsidP="00497708">
            <w:pPr>
              <w:rPr>
                <w:ins w:id="209" w:author="Popyeni Kautondokwa" w:date="2024-07-06T18:45:00Z" w16du:dateUtc="2024-07-06T16:45:00Z"/>
                <w:rFonts w:cs="Times New Roman"/>
                <w:sz w:val="22"/>
                <w:szCs w:val="22"/>
              </w:rPr>
            </w:pPr>
            <w:ins w:id="210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Dynamic alignment</w:t>
              </w:r>
            </w:ins>
          </w:p>
        </w:tc>
        <w:tc>
          <w:tcPr>
            <w:tcW w:w="923" w:type="dxa"/>
          </w:tcPr>
          <w:p w14:paraId="49282AF2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ins w:id="211" w:author="Popyeni Kautondokwa" w:date="2024-07-06T18:45:00Z" w16du:dateUtc="2024-07-06T16:45:00Z">
              <w:r w:rsidRPr="008C2FB0">
                <w:rPr>
                  <w:rFonts w:cs="Times New Roman"/>
                  <w:sz w:val="22"/>
                  <w:szCs w:val="22"/>
                </w:rPr>
                <w:t>Ex post alignment</w:t>
              </w:r>
            </w:ins>
          </w:p>
        </w:tc>
        <w:tc>
          <w:tcPr>
            <w:tcW w:w="923" w:type="dxa"/>
          </w:tcPr>
          <w:p w14:paraId="250453D7" w14:textId="77777777" w:rsidR="00653BA8" w:rsidRPr="008C2FB0" w:rsidRDefault="00653BA8" w:rsidP="00497708">
            <w:pPr>
              <w:rPr>
                <w:rFonts w:cs="Times New Roman"/>
                <w:sz w:val="22"/>
                <w:szCs w:val="22"/>
              </w:rPr>
            </w:pPr>
            <w:r w:rsidRPr="008C2FB0">
              <w:rPr>
                <w:rFonts w:cs="Times New Roman"/>
                <w:sz w:val="22"/>
                <w:szCs w:val="22"/>
              </w:rPr>
              <w:t>Dynamic alignment</w:t>
            </w:r>
          </w:p>
        </w:tc>
      </w:tr>
    </w:tbl>
    <w:p w14:paraId="63834139" w14:textId="77777777" w:rsidR="005D0AAE" w:rsidRPr="00653BA8" w:rsidRDefault="005D0AAE" w:rsidP="00653BA8"/>
    <w:sectPr w:rsidR="005D0AAE" w:rsidRPr="00653BA8" w:rsidSect="00585BEE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D38C" w14:textId="77777777" w:rsidR="003A23FE" w:rsidRDefault="003A23FE" w:rsidP="00A92556">
      <w:r>
        <w:separator/>
      </w:r>
    </w:p>
  </w:endnote>
  <w:endnote w:type="continuationSeparator" w:id="0">
    <w:p w14:paraId="37694B5E" w14:textId="77777777" w:rsidR="003A23FE" w:rsidRDefault="003A23FE" w:rsidP="00A9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49912784"/>
      <w:docPartObj>
        <w:docPartGallery w:val="Page Numbers (Bottom of Page)"/>
        <w:docPartUnique/>
      </w:docPartObj>
    </w:sdtPr>
    <w:sdtContent>
      <w:p w14:paraId="1A2EE30F" w14:textId="32198D73" w:rsidR="00A92556" w:rsidRDefault="00A92556" w:rsidP="00A9255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99D28B" w14:textId="77777777" w:rsidR="00A92556" w:rsidRDefault="00A92556" w:rsidP="00A9255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4533592"/>
      <w:docPartObj>
        <w:docPartGallery w:val="Page Numbers (Bottom of Page)"/>
        <w:docPartUnique/>
      </w:docPartObj>
    </w:sdtPr>
    <w:sdtContent>
      <w:p w14:paraId="2A09404D" w14:textId="6DD4F466" w:rsidR="00A92556" w:rsidRDefault="00A92556" w:rsidP="00A9255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D7FCC7" w14:textId="77777777" w:rsidR="00A92556" w:rsidRDefault="00A92556" w:rsidP="00A9255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319DB" w14:textId="77777777" w:rsidR="003A23FE" w:rsidRDefault="003A23FE" w:rsidP="00A92556">
      <w:r>
        <w:separator/>
      </w:r>
    </w:p>
  </w:footnote>
  <w:footnote w:type="continuationSeparator" w:id="0">
    <w:p w14:paraId="61F97E5D" w14:textId="77777777" w:rsidR="003A23FE" w:rsidRDefault="003A23FE" w:rsidP="00A92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000002B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00000E1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00000E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00000ED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8"/>
    <w:multiLevelType w:val="hybridMultilevel"/>
    <w:tmpl w:val="FFFFFFFF"/>
    <w:lvl w:ilvl="0" w:tplc="00000F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29"/>
    <w:multiLevelType w:val="hybridMultilevel"/>
    <w:tmpl w:val="FFFFFFFF"/>
    <w:lvl w:ilvl="0" w:tplc="00000F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2A"/>
    <w:multiLevelType w:val="hybridMultilevel"/>
    <w:tmpl w:val="FFFFFFFF"/>
    <w:lvl w:ilvl="0" w:tplc="000010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2B"/>
    <w:multiLevelType w:val="hybridMultilevel"/>
    <w:tmpl w:val="FFFFFFFF"/>
    <w:lvl w:ilvl="0" w:tplc="0000106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2C"/>
    <w:multiLevelType w:val="hybridMultilevel"/>
    <w:tmpl w:val="FFFFFFFF"/>
    <w:lvl w:ilvl="0" w:tplc="000010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2D"/>
    <w:multiLevelType w:val="hybridMultilevel"/>
    <w:tmpl w:val="FFFFFFFF"/>
    <w:lvl w:ilvl="0" w:tplc="0000113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2E"/>
    <w:multiLevelType w:val="hybridMultilevel"/>
    <w:tmpl w:val="FFFFFFFF"/>
    <w:lvl w:ilvl="0" w:tplc="000011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2F"/>
    <w:multiLevelType w:val="hybridMultilevel"/>
    <w:tmpl w:val="FFFFFFFF"/>
    <w:lvl w:ilvl="0" w:tplc="000011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30"/>
    <w:multiLevelType w:val="hybridMultilevel"/>
    <w:tmpl w:val="FFFFFFFF"/>
    <w:lvl w:ilvl="0" w:tplc="0000125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31"/>
    <w:multiLevelType w:val="hybridMultilevel"/>
    <w:tmpl w:val="FFFFFFFF"/>
    <w:lvl w:ilvl="0" w:tplc="000012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32"/>
    <w:multiLevelType w:val="hybridMultilevel"/>
    <w:tmpl w:val="FFFFFFFF"/>
    <w:lvl w:ilvl="0" w:tplc="0000132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33"/>
    <w:multiLevelType w:val="hybridMultilevel"/>
    <w:tmpl w:val="FFFFFFFF"/>
    <w:lvl w:ilvl="0" w:tplc="000013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34"/>
    <w:multiLevelType w:val="hybridMultilevel"/>
    <w:tmpl w:val="FFFFFFFF"/>
    <w:lvl w:ilvl="0" w:tplc="000013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35"/>
    <w:multiLevelType w:val="hybridMultilevel"/>
    <w:tmpl w:val="FFFFFFFF"/>
    <w:lvl w:ilvl="0" w:tplc="000014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36"/>
    <w:multiLevelType w:val="hybridMultilevel"/>
    <w:tmpl w:val="FFFFFFFF"/>
    <w:lvl w:ilvl="0" w:tplc="000014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37"/>
    <w:multiLevelType w:val="hybridMultilevel"/>
    <w:tmpl w:val="FFFFFFFF"/>
    <w:lvl w:ilvl="0" w:tplc="000015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0038"/>
    <w:multiLevelType w:val="hybridMultilevel"/>
    <w:tmpl w:val="FFFFFFFF"/>
    <w:lvl w:ilvl="0" w:tplc="0000157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0039"/>
    <w:multiLevelType w:val="hybridMultilevel"/>
    <w:tmpl w:val="FFFFFFFF"/>
    <w:lvl w:ilvl="0" w:tplc="000015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003A"/>
    <w:multiLevelType w:val="hybridMultilevel"/>
    <w:tmpl w:val="FFFFFFFF"/>
    <w:lvl w:ilvl="0" w:tplc="0000164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003B"/>
    <w:multiLevelType w:val="hybridMultilevel"/>
    <w:tmpl w:val="FFFFFFFF"/>
    <w:lvl w:ilvl="0" w:tplc="000016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003C"/>
    <w:multiLevelType w:val="hybridMultilevel"/>
    <w:tmpl w:val="FFFFFFFF"/>
    <w:lvl w:ilvl="0" w:tplc="000017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003D"/>
    <w:multiLevelType w:val="hybridMultilevel"/>
    <w:tmpl w:val="FFFFFFFF"/>
    <w:lvl w:ilvl="0" w:tplc="000017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003E"/>
    <w:multiLevelType w:val="hybridMultilevel"/>
    <w:tmpl w:val="FFFFFFFF"/>
    <w:lvl w:ilvl="0" w:tplc="000017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003F"/>
    <w:multiLevelType w:val="hybridMultilevel"/>
    <w:tmpl w:val="FFFFFFFF"/>
    <w:lvl w:ilvl="0" w:tplc="000018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0040"/>
    <w:multiLevelType w:val="hybridMultilevel"/>
    <w:tmpl w:val="FFFFFFFF"/>
    <w:lvl w:ilvl="0" w:tplc="0000189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0041"/>
    <w:multiLevelType w:val="hybridMultilevel"/>
    <w:tmpl w:val="FFFFFFFF"/>
    <w:lvl w:ilvl="0" w:tplc="000019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0042"/>
    <w:multiLevelType w:val="hybridMultilevel"/>
    <w:tmpl w:val="FFFFFFFF"/>
    <w:lvl w:ilvl="0" w:tplc="000019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0043"/>
    <w:multiLevelType w:val="hybridMultilevel"/>
    <w:tmpl w:val="FFFFFFFF"/>
    <w:lvl w:ilvl="0" w:tplc="000019C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0044"/>
    <w:multiLevelType w:val="hybridMultilevel"/>
    <w:tmpl w:val="FFFFFFFF"/>
    <w:lvl w:ilvl="0" w:tplc="00001A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0045"/>
    <w:multiLevelType w:val="hybridMultilevel"/>
    <w:tmpl w:val="FFFFFFFF"/>
    <w:lvl w:ilvl="0" w:tplc="00001A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0046"/>
    <w:multiLevelType w:val="hybridMultilevel"/>
    <w:tmpl w:val="FFFFFFFF"/>
    <w:lvl w:ilvl="0" w:tplc="00001A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0047"/>
    <w:multiLevelType w:val="hybridMultilevel"/>
    <w:tmpl w:val="FFFFFFFF"/>
    <w:lvl w:ilvl="0" w:tplc="00001B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0048"/>
    <w:multiLevelType w:val="hybridMultilevel"/>
    <w:tmpl w:val="FFFFFFFF"/>
    <w:lvl w:ilvl="0" w:tplc="00001B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0049"/>
    <w:multiLevelType w:val="hybridMultilevel"/>
    <w:tmpl w:val="FFFFFFFF"/>
    <w:lvl w:ilvl="0" w:tplc="00001C2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004A"/>
    <w:multiLevelType w:val="hybridMultilevel"/>
    <w:tmpl w:val="FFFFFFFF"/>
    <w:lvl w:ilvl="0" w:tplc="00001C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004B"/>
    <w:multiLevelType w:val="hybridMultilevel"/>
    <w:tmpl w:val="FFFFFFFF"/>
    <w:lvl w:ilvl="0" w:tplc="00001C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004C"/>
    <w:multiLevelType w:val="hybridMultilevel"/>
    <w:tmpl w:val="FFFFFFFF"/>
    <w:lvl w:ilvl="0" w:tplc="00001D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004D"/>
    <w:multiLevelType w:val="hybridMultilevel"/>
    <w:tmpl w:val="FFFFFFFF"/>
    <w:lvl w:ilvl="0" w:tplc="00001DB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004E"/>
    <w:multiLevelType w:val="hybridMultilevel"/>
    <w:tmpl w:val="FFFFFFFF"/>
    <w:lvl w:ilvl="0" w:tplc="00001E1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004F"/>
    <w:multiLevelType w:val="hybridMultilevel"/>
    <w:tmpl w:val="FFFFFFFF"/>
    <w:lvl w:ilvl="0" w:tplc="00001E7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0050"/>
    <w:multiLevelType w:val="hybridMultilevel"/>
    <w:tmpl w:val="FFFFFFFF"/>
    <w:lvl w:ilvl="0" w:tplc="00001E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0051"/>
    <w:multiLevelType w:val="hybridMultilevel"/>
    <w:tmpl w:val="FFFFFFFF"/>
    <w:lvl w:ilvl="0" w:tplc="00001F4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0052"/>
    <w:multiLevelType w:val="hybridMultilevel"/>
    <w:tmpl w:val="FFFFFFFF"/>
    <w:lvl w:ilvl="0" w:tplc="00001FA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0053"/>
    <w:multiLevelType w:val="hybridMultilevel"/>
    <w:tmpl w:val="FFFFFFFF"/>
    <w:lvl w:ilvl="0" w:tplc="0000200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00000054"/>
    <w:multiLevelType w:val="hybridMultilevel"/>
    <w:tmpl w:val="FFFFFFFF"/>
    <w:lvl w:ilvl="0" w:tplc="0000206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4" w15:restartNumberingAfterBreak="0">
    <w:nsid w:val="00000055"/>
    <w:multiLevelType w:val="hybridMultilevel"/>
    <w:tmpl w:val="FFFFFFFF"/>
    <w:lvl w:ilvl="0" w:tplc="000020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5" w15:restartNumberingAfterBreak="0">
    <w:nsid w:val="00000056"/>
    <w:multiLevelType w:val="hybridMultilevel"/>
    <w:tmpl w:val="FFFFFFFF"/>
    <w:lvl w:ilvl="0" w:tplc="0000213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00000057"/>
    <w:multiLevelType w:val="hybridMultilevel"/>
    <w:tmpl w:val="FFFFFFFF"/>
    <w:lvl w:ilvl="0" w:tplc="000021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7" w15:restartNumberingAfterBreak="0">
    <w:nsid w:val="00000058"/>
    <w:multiLevelType w:val="hybridMultilevel"/>
    <w:tmpl w:val="FFFFFFFF"/>
    <w:lvl w:ilvl="0" w:tplc="000021F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00000059"/>
    <w:multiLevelType w:val="hybridMultilevel"/>
    <w:tmpl w:val="FFFFFFFF"/>
    <w:lvl w:ilvl="0" w:tplc="000022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9" w15:restartNumberingAfterBreak="0">
    <w:nsid w:val="0000005A"/>
    <w:multiLevelType w:val="hybridMultilevel"/>
    <w:tmpl w:val="FFFFFFFF"/>
    <w:lvl w:ilvl="0" w:tplc="000022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0" w15:restartNumberingAfterBreak="0">
    <w:nsid w:val="0000005B"/>
    <w:multiLevelType w:val="hybridMultilevel"/>
    <w:tmpl w:val="FFFFFFFF"/>
    <w:lvl w:ilvl="0" w:tplc="000023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0000005C"/>
    <w:multiLevelType w:val="hybridMultilevel"/>
    <w:tmpl w:val="FFFFFFFF"/>
    <w:lvl w:ilvl="0" w:tplc="0000238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2" w15:restartNumberingAfterBreak="0">
    <w:nsid w:val="0000005D"/>
    <w:multiLevelType w:val="hybridMultilevel"/>
    <w:tmpl w:val="FFFFFFFF"/>
    <w:lvl w:ilvl="0" w:tplc="000023F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0000005E"/>
    <w:multiLevelType w:val="hybridMultilevel"/>
    <w:tmpl w:val="FFFFFFFF"/>
    <w:lvl w:ilvl="0" w:tplc="000024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4" w15:restartNumberingAfterBreak="0">
    <w:nsid w:val="0000005F"/>
    <w:multiLevelType w:val="hybridMultilevel"/>
    <w:tmpl w:val="FFFFFFFF"/>
    <w:lvl w:ilvl="0" w:tplc="000024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5" w15:restartNumberingAfterBreak="0">
    <w:nsid w:val="00000060"/>
    <w:multiLevelType w:val="hybridMultilevel"/>
    <w:tmpl w:val="FFFFFFFF"/>
    <w:lvl w:ilvl="0" w:tplc="000025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6" w15:restartNumberingAfterBreak="0">
    <w:nsid w:val="00000061"/>
    <w:multiLevelType w:val="hybridMultilevel"/>
    <w:tmpl w:val="FFFFFFFF"/>
    <w:lvl w:ilvl="0" w:tplc="0000258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7" w15:restartNumberingAfterBreak="0">
    <w:nsid w:val="00000062"/>
    <w:multiLevelType w:val="hybridMultilevel"/>
    <w:tmpl w:val="FFFFFFFF"/>
    <w:lvl w:ilvl="0" w:tplc="000025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8" w15:restartNumberingAfterBreak="0">
    <w:nsid w:val="00000063"/>
    <w:multiLevelType w:val="hybridMultilevel"/>
    <w:tmpl w:val="FFFFFFFF"/>
    <w:lvl w:ilvl="0" w:tplc="0000264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9" w15:restartNumberingAfterBreak="0">
    <w:nsid w:val="00000064"/>
    <w:multiLevelType w:val="hybridMultilevel"/>
    <w:tmpl w:val="FFFFFFFF"/>
    <w:lvl w:ilvl="0" w:tplc="000026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0" w15:restartNumberingAfterBreak="0">
    <w:nsid w:val="00000065"/>
    <w:multiLevelType w:val="hybridMultilevel"/>
    <w:tmpl w:val="FFFFFFFF"/>
    <w:lvl w:ilvl="0" w:tplc="000027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1" w15:restartNumberingAfterBreak="0">
    <w:nsid w:val="00000066"/>
    <w:multiLevelType w:val="hybridMultilevel"/>
    <w:tmpl w:val="FFFFFFFF"/>
    <w:lvl w:ilvl="0" w:tplc="000027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2" w15:restartNumberingAfterBreak="0">
    <w:nsid w:val="00000067"/>
    <w:multiLevelType w:val="hybridMultilevel"/>
    <w:tmpl w:val="FFFFFFFF"/>
    <w:lvl w:ilvl="0" w:tplc="000027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3" w15:restartNumberingAfterBreak="0">
    <w:nsid w:val="00000068"/>
    <w:multiLevelType w:val="hybridMultilevel"/>
    <w:tmpl w:val="FFFFFFFF"/>
    <w:lvl w:ilvl="0" w:tplc="000028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4" w15:restartNumberingAfterBreak="0">
    <w:nsid w:val="00000069"/>
    <w:multiLevelType w:val="hybridMultilevel"/>
    <w:tmpl w:val="FFFFFFFF"/>
    <w:lvl w:ilvl="0" w:tplc="000028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5" w15:restartNumberingAfterBreak="0">
    <w:nsid w:val="0000006A"/>
    <w:multiLevelType w:val="hybridMultilevel"/>
    <w:tmpl w:val="FFFFFFFF"/>
    <w:lvl w:ilvl="0" w:tplc="0000290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6" w15:restartNumberingAfterBreak="0">
    <w:nsid w:val="0000006B"/>
    <w:multiLevelType w:val="hybridMultilevel"/>
    <w:tmpl w:val="FFFFFFFF"/>
    <w:lvl w:ilvl="0" w:tplc="0000296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7" w15:restartNumberingAfterBreak="0">
    <w:nsid w:val="0000006C"/>
    <w:multiLevelType w:val="hybridMultilevel"/>
    <w:tmpl w:val="FFFFFFFF"/>
    <w:lvl w:ilvl="0" w:tplc="000029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8" w15:restartNumberingAfterBreak="0">
    <w:nsid w:val="0000006D"/>
    <w:multiLevelType w:val="hybridMultilevel"/>
    <w:tmpl w:val="FFFFFFFF"/>
    <w:lvl w:ilvl="0" w:tplc="00002A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9" w15:restartNumberingAfterBreak="0">
    <w:nsid w:val="0000006E"/>
    <w:multiLevelType w:val="hybridMultilevel"/>
    <w:tmpl w:val="FFFFFFFF"/>
    <w:lvl w:ilvl="0" w:tplc="00002A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0" w15:restartNumberingAfterBreak="0">
    <w:nsid w:val="0000006F"/>
    <w:multiLevelType w:val="hybridMultilevel"/>
    <w:tmpl w:val="FFFFFFFF"/>
    <w:lvl w:ilvl="0" w:tplc="00002AF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1" w15:restartNumberingAfterBreak="0">
    <w:nsid w:val="00000070"/>
    <w:multiLevelType w:val="hybridMultilevel"/>
    <w:tmpl w:val="FFFFFFFF"/>
    <w:lvl w:ilvl="0" w:tplc="00002B5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2" w15:restartNumberingAfterBreak="0">
    <w:nsid w:val="00000071"/>
    <w:multiLevelType w:val="hybridMultilevel"/>
    <w:tmpl w:val="FFFFFFFF"/>
    <w:lvl w:ilvl="0" w:tplc="00002B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3" w15:restartNumberingAfterBreak="0">
    <w:nsid w:val="00000072"/>
    <w:multiLevelType w:val="hybridMultilevel"/>
    <w:tmpl w:val="FFFFFFFF"/>
    <w:lvl w:ilvl="0" w:tplc="00002C2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4" w15:restartNumberingAfterBreak="0">
    <w:nsid w:val="00000073"/>
    <w:multiLevelType w:val="hybridMultilevel"/>
    <w:tmpl w:val="FFFFFFFF"/>
    <w:lvl w:ilvl="0" w:tplc="00002C8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5" w15:restartNumberingAfterBreak="0">
    <w:nsid w:val="00000074"/>
    <w:multiLevelType w:val="hybridMultilevel"/>
    <w:tmpl w:val="FFFFFFFF"/>
    <w:lvl w:ilvl="0" w:tplc="00002C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6" w15:restartNumberingAfterBreak="0">
    <w:nsid w:val="00000075"/>
    <w:multiLevelType w:val="hybridMultilevel"/>
    <w:tmpl w:val="FFFFFFFF"/>
    <w:lvl w:ilvl="0" w:tplc="00002D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7" w15:restartNumberingAfterBreak="0">
    <w:nsid w:val="00000076"/>
    <w:multiLevelType w:val="hybridMultilevel"/>
    <w:tmpl w:val="FFFFFFFF"/>
    <w:lvl w:ilvl="0" w:tplc="00002DB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8" w15:restartNumberingAfterBreak="0">
    <w:nsid w:val="00000077"/>
    <w:multiLevelType w:val="hybridMultilevel"/>
    <w:tmpl w:val="FFFFFFFF"/>
    <w:lvl w:ilvl="0" w:tplc="00002E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9" w15:restartNumberingAfterBreak="0">
    <w:nsid w:val="00000078"/>
    <w:multiLevelType w:val="hybridMultilevel"/>
    <w:tmpl w:val="FFFFFFFF"/>
    <w:lvl w:ilvl="0" w:tplc="00002E7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0" w15:restartNumberingAfterBreak="0">
    <w:nsid w:val="00000079"/>
    <w:multiLevelType w:val="hybridMultilevel"/>
    <w:tmpl w:val="FFFFFFFF"/>
    <w:lvl w:ilvl="0" w:tplc="00002E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1" w15:restartNumberingAfterBreak="0">
    <w:nsid w:val="0000007A"/>
    <w:multiLevelType w:val="hybridMultilevel"/>
    <w:tmpl w:val="FFFFFFFF"/>
    <w:lvl w:ilvl="0" w:tplc="00002F4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2" w15:restartNumberingAfterBreak="0">
    <w:nsid w:val="0000007B"/>
    <w:multiLevelType w:val="hybridMultilevel"/>
    <w:tmpl w:val="FFFFFFFF"/>
    <w:lvl w:ilvl="0" w:tplc="00002F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3" w15:restartNumberingAfterBreak="0">
    <w:nsid w:val="0000007C"/>
    <w:multiLevelType w:val="hybridMultilevel"/>
    <w:tmpl w:val="FFFFFFFF"/>
    <w:lvl w:ilvl="0" w:tplc="000030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4" w15:restartNumberingAfterBreak="0">
    <w:nsid w:val="0000007D"/>
    <w:multiLevelType w:val="hybridMultilevel"/>
    <w:tmpl w:val="FFFFFFFF"/>
    <w:lvl w:ilvl="0" w:tplc="000030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5" w15:restartNumberingAfterBreak="0">
    <w:nsid w:val="0000007E"/>
    <w:multiLevelType w:val="hybridMultilevel"/>
    <w:tmpl w:val="FFFFFFFF"/>
    <w:lvl w:ilvl="0" w:tplc="000030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6" w15:restartNumberingAfterBreak="0">
    <w:nsid w:val="0000007F"/>
    <w:multiLevelType w:val="hybridMultilevel"/>
    <w:tmpl w:val="FFFFFFFF"/>
    <w:lvl w:ilvl="0" w:tplc="000031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7" w15:restartNumberingAfterBreak="0">
    <w:nsid w:val="00000080"/>
    <w:multiLevelType w:val="hybridMultilevel"/>
    <w:tmpl w:val="FFFFFFFF"/>
    <w:lvl w:ilvl="0" w:tplc="000031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8" w15:restartNumberingAfterBreak="0">
    <w:nsid w:val="00000081"/>
    <w:multiLevelType w:val="hybridMultilevel"/>
    <w:tmpl w:val="FFFFFFFF"/>
    <w:lvl w:ilvl="0" w:tplc="000032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9" w15:restartNumberingAfterBreak="0">
    <w:nsid w:val="00000082"/>
    <w:multiLevelType w:val="hybridMultilevel"/>
    <w:tmpl w:val="FFFFFFFF"/>
    <w:lvl w:ilvl="0" w:tplc="000032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0" w15:restartNumberingAfterBreak="0">
    <w:nsid w:val="00000083"/>
    <w:multiLevelType w:val="hybridMultilevel"/>
    <w:tmpl w:val="FFFFFFFF"/>
    <w:lvl w:ilvl="0" w:tplc="000032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1" w15:restartNumberingAfterBreak="0">
    <w:nsid w:val="00000084"/>
    <w:multiLevelType w:val="hybridMultilevel"/>
    <w:tmpl w:val="FFFFFFFF"/>
    <w:lvl w:ilvl="0" w:tplc="000033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2" w15:restartNumberingAfterBreak="0">
    <w:nsid w:val="00000085"/>
    <w:multiLevelType w:val="hybridMultilevel"/>
    <w:tmpl w:val="FFFFFFFF"/>
    <w:lvl w:ilvl="0" w:tplc="000033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3" w15:restartNumberingAfterBreak="0">
    <w:nsid w:val="00000086"/>
    <w:multiLevelType w:val="hybridMultilevel"/>
    <w:tmpl w:val="FFFFFFFF"/>
    <w:lvl w:ilvl="0" w:tplc="000033F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4" w15:restartNumberingAfterBreak="0">
    <w:nsid w:val="00000087"/>
    <w:multiLevelType w:val="hybridMultilevel"/>
    <w:tmpl w:val="FFFFFFFF"/>
    <w:lvl w:ilvl="0" w:tplc="000034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5" w15:restartNumberingAfterBreak="0">
    <w:nsid w:val="00000088"/>
    <w:multiLevelType w:val="hybridMultilevel"/>
    <w:tmpl w:val="FFFFFFFF"/>
    <w:lvl w:ilvl="0" w:tplc="000034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6" w15:restartNumberingAfterBreak="0">
    <w:nsid w:val="00000089"/>
    <w:multiLevelType w:val="hybridMultilevel"/>
    <w:tmpl w:val="FFFFFFFF"/>
    <w:lvl w:ilvl="0" w:tplc="000035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7" w15:restartNumberingAfterBreak="0">
    <w:nsid w:val="0000008A"/>
    <w:multiLevelType w:val="hybridMultilevel"/>
    <w:tmpl w:val="FFFFFFFF"/>
    <w:lvl w:ilvl="0" w:tplc="000035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8" w15:restartNumberingAfterBreak="0">
    <w:nsid w:val="0000008B"/>
    <w:multiLevelType w:val="hybridMultilevel"/>
    <w:tmpl w:val="FFFFFFFF"/>
    <w:lvl w:ilvl="0" w:tplc="000035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9" w15:restartNumberingAfterBreak="0">
    <w:nsid w:val="0000008C"/>
    <w:multiLevelType w:val="hybridMultilevel"/>
    <w:tmpl w:val="FFFFFFFF"/>
    <w:lvl w:ilvl="0" w:tplc="0000364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0" w15:restartNumberingAfterBreak="0">
    <w:nsid w:val="0000008D"/>
    <w:multiLevelType w:val="hybridMultilevel"/>
    <w:tmpl w:val="FFFFFFFF"/>
    <w:lvl w:ilvl="0" w:tplc="000036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1" w15:restartNumberingAfterBreak="0">
    <w:nsid w:val="0000008E"/>
    <w:multiLevelType w:val="hybridMultilevel"/>
    <w:tmpl w:val="FFFFFFFF"/>
    <w:lvl w:ilvl="0" w:tplc="0000371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2" w15:restartNumberingAfterBreak="0">
    <w:nsid w:val="0000008F"/>
    <w:multiLevelType w:val="hybridMultilevel"/>
    <w:tmpl w:val="FFFFFFFF"/>
    <w:lvl w:ilvl="0" w:tplc="000037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3" w15:restartNumberingAfterBreak="0">
    <w:nsid w:val="00000090"/>
    <w:multiLevelType w:val="hybridMultilevel"/>
    <w:tmpl w:val="FFFFFFFF"/>
    <w:lvl w:ilvl="0" w:tplc="000037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4" w15:restartNumberingAfterBreak="0">
    <w:nsid w:val="00000091"/>
    <w:multiLevelType w:val="hybridMultilevel"/>
    <w:tmpl w:val="FFFFFFFF"/>
    <w:lvl w:ilvl="0" w:tplc="0000384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5" w15:restartNumberingAfterBreak="0">
    <w:nsid w:val="00000092"/>
    <w:multiLevelType w:val="hybridMultilevel"/>
    <w:tmpl w:val="FFFFFFFF"/>
    <w:lvl w:ilvl="0" w:tplc="000038A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6" w15:restartNumberingAfterBreak="0">
    <w:nsid w:val="00000093"/>
    <w:multiLevelType w:val="hybridMultilevel"/>
    <w:tmpl w:val="FFFFFFFF"/>
    <w:lvl w:ilvl="0" w:tplc="000039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7" w15:restartNumberingAfterBreak="0">
    <w:nsid w:val="00000094"/>
    <w:multiLevelType w:val="hybridMultilevel"/>
    <w:tmpl w:val="FFFFFFFF"/>
    <w:lvl w:ilvl="0" w:tplc="0000396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8" w15:restartNumberingAfterBreak="0">
    <w:nsid w:val="00000095"/>
    <w:multiLevelType w:val="hybridMultilevel"/>
    <w:tmpl w:val="FFFFFFFF"/>
    <w:lvl w:ilvl="0" w:tplc="000039D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9" w15:restartNumberingAfterBreak="0">
    <w:nsid w:val="00000096"/>
    <w:multiLevelType w:val="hybridMultilevel"/>
    <w:tmpl w:val="FFFFFFFF"/>
    <w:lvl w:ilvl="0" w:tplc="00003A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0" w15:restartNumberingAfterBreak="0">
    <w:nsid w:val="00000097"/>
    <w:multiLevelType w:val="hybridMultilevel"/>
    <w:tmpl w:val="FFFFFFFF"/>
    <w:lvl w:ilvl="0" w:tplc="00003A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1" w15:restartNumberingAfterBreak="0">
    <w:nsid w:val="00000098"/>
    <w:multiLevelType w:val="hybridMultilevel"/>
    <w:tmpl w:val="FFFFFFFF"/>
    <w:lvl w:ilvl="0" w:tplc="00003A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2" w15:restartNumberingAfterBreak="0">
    <w:nsid w:val="00000099"/>
    <w:multiLevelType w:val="hybridMultilevel"/>
    <w:tmpl w:val="FFFFFFFF"/>
    <w:lvl w:ilvl="0" w:tplc="00003B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3" w15:restartNumberingAfterBreak="0">
    <w:nsid w:val="0000009A"/>
    <w:multiLevelType w:val="hybridMultilevel"/>
    <w:tmpl w:val="FFFFFFFF"/>
    <w:lvl w:ilvl="0" w:tplc="00003B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4" w15:restartNumberingAfterBreak="0">
    <w:nsid w:val="0000009B"/>
    <w:multiLevelType w:val="hybridMultilevel"/>
    <w:tmpl w:val="FFFFFFFF"/>
    <w:lvl w:ilvl="0" w:tplc="00003C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5" w15:restartNumberingAfterBreak="0">
    <w:nsid w:val="0000009C"/>
    <w:multiLevelType w:val="hybridMultilevel"/>
    <w:tmpl w:val="FFFFFFFF"/>
    <w:lvl w:ilvl="0" w:tplc="00003C8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6" w15:restartNumberingAfterBreak="0">
    <w:nsid w:val="0000009D"/>
    <w:multiLevelType w:val="hybridMultilevel"/>
    <w:tmpl w:val="FFFFFFFF"/>
    <w:lvl w:ilvl="0" w:tplc="00003C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7" w15:restartNumberingAfterBreak="0">
    <w:nsid w:val="0000009E"/>
    <w:multiLevelType w:val="hybridMultilevel"/>
    <w:tmpl w:val="FFFFFFFF"/>
    <w:lvl w:ilvl="0" w:tplc="00003D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8" w15:restartNumberingAfterBreak="0">
    <w:nsid w:val="0000009F"/>
    <w:multiLevelType w:val="hybridMultilevel"/>
    <w:tmpl w:val="FFFFFFFF"/>
    <w:lvl w:ilvl="0" w:tplc="00003D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9" w15:restartNumberingAfterBreak="0">
    <w:nsid w:val="000000A0"/>
    <w:multiLevelType w:val="hybridMultilevel"/>
    <w:tmpl w:val="FFFFFFFF"/>
    <w:lvl w:ilvl="0" w:tplc="00003E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000000A1"/>
    <w:multiLevelType w:val="hybridMultilevel"/>
    <w:tmpl w:val="FFFFFFFF"/>
    <w:lvl w:ilvl="0" w:tplc="00003E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1" w15:restartNumberingAfterBreak="0">
    <w:nsid w:val="000000A2"/>
    <w:multiLevelType w:val="hybridMultilevel"/>
    <w:tmpl w:val="FFFFFFFF"/>
    <w:lvl w:ilvl="0" w:tplc="00003E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2" w15:restartNumberingAfterBreak="0">
    <w:nsid w:val="000000A3"/>
    <w:multiLevelType w:val="hybridMultilevel"/>
    <w:tmpl w:val="FFFFFFFF"/>
    <w:lvl w:ilvl="0" w:tplc="00003F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3" w15:restartNumberingAfterBreak="0">
    <w:nsid w:val="000000A4"/>
    <w:multiLevelType w:val="hybridMultilevel"/>
    <w:tmpl w:val="FFFFFFFF"/>
    <w:lvl w:ilvl="0" w:tplc="00003F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4" w15:restartNumberingAfterBreak="0">
    <w:nsid w:val="000000A5"/>
    <w:multiLevelType w:val="hybridMultilevel"/>
    <w:tmpl w:val="FFFFFFFF"/>
    <w:lvl w:ilvl="0" w:tplc="000040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5" w15:restartNumberingAfterBreak="0">
    <w:nsid w:val="000000A6"/>
    <w:multiLevelType w:val="hybridMultilevel"/>
    <w:tmpl w:val="FFFFFFFF"/>
    <w:lvl w:ilvl="0" w:tplc="000040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6" w15:restartNumberingAfterBreak="0">
    <w:nsid w:val="000000A7"/>
    <w:multiLevelType w:val="hybridMultilevel"/>
    <w:tmpl w:val="FFFFFFFF"/>
    <w:lvl w:ilvl="0" w:tplc="000040D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7" w15:restartNumberingAfterBreak="0">
    <w:nsid w:val="000000A8"/>
    <w:multiLevelType w:val="hybridMultilevel"/>
    <w:tmpl w:val="FFFFFFFF"/>
    <w:lvl w:ilvl="0" w:tplc="0000413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8" w15:restartNumberingAfterBreak="0">
    <w:nsid w:val="000000A9"/>
    <w:multiLevelType w:val="hybridMultilevel"/>
    <w:tmpl w:val="FFFFFFFF"/>
    <w:lvl w:ilvl="0" w:tplc="000041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9" w15:restartNumberingAfterBreak="0">
    <w:nsid w:val="000000AA"/>
    <w:multiLevelType w:val="hybridMultilevel"/>
    <w:tmpl w:val="FFFFFFFF"/>
    <w:lvl w:ilvl="0" w:tplc="000042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0" w15:restartNumberingAfterBreak="0">
    <w:nsid w:val="000000AB"/>
    <w:multiLevelType w:val="hybridMultilevel"/>
    <w:tmpl w:val="FFFFFFFF"/>
    <w:lvl w:ilvl="0" w:tplc="0000426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1" w15:restartNumberingAfterBreak="0">
    <w:nsid w:val="000000AC"/>
    <w:multiLevelType w:val="hybridMultilevel"/>
    <w:tmpl w:val="FFFFFFFF"/>
    <w:lvl w:ilvl="0" w:tplc="000042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2" w15:restartNumberingAfterBreak="0">
    <w:nsid w:val="000000AD"/>
    <w:multiLevelType w:val="hybridMultilevel"/>
    <w:tmpl w:val="FFFFFFFF"/>
    <w:lvl w:ilvl="0" w:tplc="000043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3" w15:restartNumberingAfterBreak="0">
    <w:nsid w:val="000000AE"/>
    <w:multiLevelType w:val="hybridMultilevel"/>
    <w:tmpl w:val="FFFFFFFF"/>
    <w:lvl w:ilvl="0" w:tplc="000043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4" w15:restartNumberingAfterBreak="0">
    <w:nsid w:val="000000AF"/>
    <w:multiLevelType w:val="hybridMultilevel"/>
    <w:tmpl w:val="FFFFFFFF"/>
    <w:lvl w:ilvl="0" w:tplc="000043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5" w15:restartNumberingAfterBreak="0">
    <w:nsid w:val="000000B0"/>
    <w:multiLevelType w:val="hybridMultilevel"/>
    <w:tmpl w:val="FFFFFFFF"/>
    <w:lvl w:ilvl="0" w:tplc="0000445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6" w15:restartNumberingAfterBreak="0">
    <w:nsid w:val="000000B1"/>
    <w:multiLevelType w:val="hybridMultilevel"/>
    <w:tmpl w:val="FFFFFFFF"/>
    <w:lvl w:ilvl="0" w:tplc="000044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7" w15:restartNumberingAfterBreak="0">
    <w:nsid w:val="000000B2"/>
    <w:multiLevelType w:val="hybridMultilevel"/>
    <w:tmpl w:val="FFFFFFFF"/>
    <w:lvl w:ilvl="0" w:tplc="0000452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8" w15:restartNumberingAfterBreak="0">
    <w:nsid w:val="000000B3"/>
    <w:multiLevelType w:val="hybridMultilevel"/>
    <w:tmpl w:val="FFFFFFFF"/>
    <w:lvl w:ilvl="0" w:tplc="000045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9" w15:restartNumberingAfterBreak="0">
    <w:nsid w:val="000000B4"/>
    <w:multiLevelType w:val="hybridMultilevel"/>
    <w:tmpl w:val="FFFFFFFF"/>
    <w:lvl w:ilvl="0" w:tplc="000045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0" w15:restartNumberingAfterBreak="0">
    <w:nsid w:val="000000B5"/>
    <w:multiLevelType w:val="hybridMultilevel"/>
    <w:tmpl w:val="FFFFFFFF"/>
    <w:lvl w:ilvl="0" w:tplc="000046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1" w15:restartNumberingAfterBreak="0">
    <w:nsid w:val="000000B6"/>
    <w:multiLevelType w:val="hybridMultilevel"/>
    <w:tmpl w:val="FFFFFFFF"/>
    <w:lvl w:ilvl="0" w:tplc="000046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2" w15:restartNumberingAfterBreak="0">
    <w:nsid w:val="000000B7"/>
    <w:multiLevelType w:val="hybridMultilevel"/>
    <w:tmpl w:val="FFFFFFFF"/>
    <w:lvl w:ilvl="0" w:tplc="000047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3" w15:restartNumberingAfterBreak="0">
    <w:nsid w:val="000000B8"/>
    <w:multiLevelType w:val="hybridMultilevel"/>
    <w:tmpl w:val="FFFFFFFF"/>
    <w:lvl w:ilvl="0" w:tplc="0000477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4" w15:restartNumberingAfterBreak="0">
    <w:nsid w:val="000000B9"/>
    <w:multiLevelType w:val="hybridMultilevel"/>
    <w:tmpl w:val="FFFFFFFF"/>
    <w:lvl w:ilvl="0" w:tplc="000047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5" w15:restartNumberingAfterBreak="0">
    <w:nsid w:val="000000BA"/>
    <w:multiLevelType w:val="hybridMultilevel"/>
    <w:tmpl w:val="FFFFFFFF"/>
    <w:lvl w:ilvl="0" w:tplc="0000484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6" w15:restartNumberingAfterBreak="0">
    <w:nsid w:val="000000BB"/>
    <w:multiLevelType w:val="hybridMultilevel"/>
    <w:tmpl w:val="FFFFFFFF"/>
    <w:lvl w:ilvl="0" w:tplc="000048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7" w15:restartNumberingAfterBreak="0">
    <w:nsid w:val="000000BC"/>
    <w:multiLevelType w:val="hybridMultilevel"/>
    <w:tmpl w:val="FFFFFFFF"/>
    <w:lvl w:ilvl="0" w:tplc="000049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8" w15:restartNumberingAfterBreak="0">
    <w:nsid w:val="000000BD"/>
    <w:multiLevelType w:val="hybridMultilevel"/>
    <w:tmpl w:val="FFFFFFFF"/>
    <w:lvl w:ilvl="0" w:tplc="000049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9" w15:restartNumberingAfterBreak="0">
    <w:nsid w:val="000000BE"/>
    <w:multiLevelType w:val="hybridMultilevel"/>
    <w:tmpl w:val="FFFFFFFF"/>
    <w:lvl w:ilvl="0" w:tplc="000049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0" w15:restartNumberingAfterBreak="0">
    <w:nsid w:val="000000BF"/>
    <w:multiLevelType w:val="hybridMultilevel"/>
    <w:tmpl w:val="FFFFFFFF"/>
    <w:lvl w:ilvl="0" w:tplc="00004A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1" w15:restartNumberingAfterBreak="0">
    <w:nsid w:val="000000C0"/>
    <w:multiLevelType w:val="hybridMultilevel"/>
    <w:tmpl w:val="FFFFFFFF"/>
    <w:lvl w:ilvl="0" w:tplc="00004A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2" w15:restartNumberingAfterBreak="0">
    <w:nsid w:val="000000C1"/>
    <w:multiLevelType w:val="hybridMultilevel"/>
    <w:tmpl w:val="FFFFFFFF"/>
    <w:lvl w:ilvl="0" w:tplc="00004B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3" w15:restartNumberingAfterBreak="0">
    <w:nsid w:val="000000C2"/>
    <w:multiLevelType w:val="hybridMultilevel"/>
    <w:tmpl w:val="FFFFFFFF"/>
    <w:lvl w:ilvl="0" w:tplc="00004B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4" w15:restartNumberingAfterBreak="0">
    <w:nsid w:val="000000C3"/>
    <w:multiLevelType w:val="hybridMultilevel"/>
    <w:tmpl w:val="FFFFFFFF"/>
    <w:lvl w:ilvl="0" w:tplc="00004B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5" w15:restartNumberingAfterBreak="0">
    <w:nsid w:val="000000C4"/>
    <w:multiLevelType w:val="hybridMultilevel"/>
    <w:tmpl w:val="FFFFFFFF"/>
    <w:lvl w:ilvl="0" w:tplc="00004C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6" w15:restartNumberingAfterBreak="0">
    <w:nsid w:val="000000C5"/>
    <w:multiLevelType w:val="hybridMultilevel"/>
    <w:tmpl w:val="FFFFFFFF"/>
    <w:lvl w:ilvl="0" w:tplc="00004C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7" w15:restartNumberingAfterBreak="0">
    <w:nsid w:val="000000C6"/>
    <w:multiLevelType w:val="hybridMultilevel"/>
    <w:tmpl w:val="FFFFFFFF"/>
    <w:lvl w:ilvl="0" w:tplc="00004C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8" w15:restartNumberingAfterBreak="0">
    <w:nsid w:val="000000C7"/>
    <w:multiLevelType w:val="hybridMultilevel"/>
    <w:tmpl w:val="FFFFFFFF"/>
    <w:lvl w:ilvl="0" w:tplc="00004D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9" w15:restartNumberingAfterBreak="0">
    <w:nsid w:val="000000C8"/>
    <w:multiLevelType w:val="hybridMultilevel"/>
    <w:tmpl w:val="FFFFFFFF"/>
    <w:lvl w:ilvl="0" w:tplc="00004D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0" w15:restartNumberingAfterBreak="0">
    <w:nsid w:val="000000C9"/>
    <w:multiLevelType w:val="hybridMultilevel"/>
    <w:tmpl w:val="FFFFFFFF"/>
    <w:lvl w:ilvl="0" w:tplc="00004E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1" w15:restartNumberingAfterBreak="0">
    <w:nsid w:val="000000CA"/>
    <w:multiLevelType w:val="hybridMultilevel"/>
    <w:tmpl w:val="FFFFFFFF"/>
    <w:lvl w:ilvl="0" w:tplc="00004E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2" w15:restartNumberingAfterBreak="0">
    <w:nsid w:val="000000CB"/>
    <w:multiLevelType w:val="hybridMultilevel"/>
    <w:tmpl w:val="FFFFFFFF"/>
    <w:lvl w:ilvl="0" w:tplc="00004E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3" w15:restartNumberingAfterBreak="0">
    <w:nsid w:val="000000CC"/>
    <w:multiLevelType w:val="hybridMultilevel"/>
    <w:tmpl w:val="FFFFFFFF"/>
    <w:lvl w:ilvl="0" w:tplc="00004F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4" w15:restartNumberingAfterBreak="0">
    <w:nsid w:val="000000CD"/>
    <w:multiLevelType w:val="hybridMultilevel"/>
    <w:tmpl w:val="FFFFFFFF"/>
    <w:lvl w:ilvl="0" w:tplc="00004F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5" w15:restartNumberingAfterBreak="0">
    <w:nsid w:val="000000CE"/>
    <w:multiLevelType w:val="hybridMultilevel"/>
    <w:tmpl w:val="FFFFFFFF"/>
    <w:lvl w:ilvl="0" w:tplc="000050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6" w15:restartNumberingAfterBreak="0">
    <w:nsid w:val="000000CF"/>
    <w:multiLevelType w:val="hybridMultilevel"/>
    <w:tmpl w:val="FFFFFFFF"/>
    <w:lvl w:ilvl="0" w:tplc="000050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7" w15:restartNumberingAfterBreak="0">
    <w:nsid w:val="000000D0"/>
    <w:multiLevelType w:val="hybridMultilevel"/>
    <w:tmpl w:val="FFFFFFFF"/>
    <w:lvl w:ilvl="0" w:tplc="000050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8" w15:restartNumberingAfterBreak="0">
    <w:nsid w:val="000000D1"/>
    <w:multiLevelType w:val="hybridMultilevel"/>
    <w:tmpl w:val="FFFFFFFF"/>
    <w:lvl w:ilvl="0" w:tplc="000051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9" w15:restartNumberingAfterBreak="0">
    <w:nsid w:val="000000D2"/>
    <w:multiLevelType w:val="hybridMultilevel"/>
    <w:tmpl w:val="FFFFFFFF"/>
    <w:lvl w:ilvl="0" w:tplc="000051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0" w15:restartNumberingAfterBreak="0">
    <w:nsid w:val="000000D3"/>
    <w:multiLevelType w:val="hybridMultilevel"/>
    <w:tmpl w:val="FFFFFFFF"/>
    <w:lvl w:ilvl="0" w:tplc="0000520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1" w15:restartNumberingAfterBreak="0">
    <w:nsid w:val="000000D4"/>
    <w:multiLevelType w:val="hybridMultilevel"/>
    <w:tmpl w:val="FFFFFFFF"/>
    <w:lvl w:ilvl="0" w:tplc="000052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2" w15:restartNumberingAfterBreak="0">
    <w:nsid w:val="000000D5"/>
    <w:multiLevelType w:val="hybridMultilevel"/>
    <w:tmpl w:val="FFFFFFFF"/>
    <w:lvl w:ilvl="0" w:tplc="000052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3" w15:restartNumberingAfterBreak="0">
    <w:nsid w:val="000000D6"/>
    <w:multiLevelType w:val="hybridMultilevel"/>
    <w:tmpl w:val="FFFFFFFF"/>
    <w:lvl w:ilvl="0" w:tplc="000053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4" w15:restartNumberingAfterBreak="0">
    <w:nsid w:val="000000D7"/>
    <w:multiLevelType w:val="hybridMultilevel"/>
    <w:tmpl w:val="FFFFFFFF"/>
    <w:lvl w:ilvl="0" w:tplc="000053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5" w15:restartNumberingAfterBreak="0">
    <w:nsid w:val="000000D8"/>
    <w:multiLevelType w:val="hybridMultilevel"/>
    <w:tmpl w:val="FFFFFFFF"/>
    <w:lvl w:ilvl="0" w:tplc="000053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6" w15:restartNumberingAfterBreak="0">
    <w:nsid w:val="000000D9"/>
    <w:multiLevelType w:val="hybridMultilevel"/>
    <w:tmpl w:val="FFFFFFFF"/>
    <w:lvl w:ilvl="0" w:tplc="000054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7" w15:restartNumberingAfterBreak="0">
    <w:nsid w:val="000000DA"/>
    <w:multiLevelType w:val="hybridMultilevel"/>
    <w:tmpl w:val="FFFFFFFF"/>
    <w:lvl w:ilvl="0" w:tplc="000054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8" w15:restartNumberingAfterBreak="0">
    <w:nsid w:val="000000DB"/>
    <w:multiLevelType w:val="hybridMultilevel"/>
    <w:tmpl w:val="FFFFFFFF"/>
    <w:lvl w:ilvl="0" w:tplc="000055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9" w15:restartNumberingAfterBreak="0">
    <w:nsid w:val="000000DC"/>
    <w:multiLevelType w:val="hybridMultilevel"/>
    <w:tmpl w:val="FFFFFFFF"/>
    <w:lvl w:ilvl="0" w:tplc="000055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0" w15:restartNumberingAfterBreak="0">
    <w:nsid w:val="000000DD"/>
    <w:multiLevelType w:val="hybridMultilevel"/>
    <w:tmpl w:val="FFFFFFFF"/>
    <w:lvl w:ilvl="0" w:tplc="000055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1" w15:restartNumberingAfterBreak="0">
    <w:nsid w:val="000000DE"/>
    <w:multiLevelType w:val="hybridMultilevel"/>
    <w:tmpl w:val="FFFFFFFF"/>
    <w:lvl w:ilvl="0" w:tplc="000056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2" w15:restartNumberingAfterBreak="0">
    <w:nsid w:val="000000DF"/>
    <w:multiLevelType w:val="hybridMultilevel"/>
    <w:tmpl w:val="FFFFFFFF"/>
    <w:lvl w:ilvl="0" w:tplc="000056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3" w15:restartNumberingAfterBreak="0">
    <w:nsid w:val="000000E0"/>
    <w:multiLevelType w:val="hybridMultilevel"/>
    <w:tmpl w:val="FFFFFFFF"/>
    <w:lvl w:ilvl="0" w:tplc="000057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4" w15:restartNumberingAfterBreak="0">
    <w:nsid w:val="000000E1"/>
    <w:multiLevelType w:val="hybridMultilevel"/>
    <w:tmpl w:val="FFFFFFFF"/>
    <w:lvl w:ilvl="0" w:tplc="000057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5" w15:restartNumberingAfterBreak="0">
    <w:nsid w:val="000000E2"/>
    <w:multiLevelType w:val="hybridMultilevel"/>
    <w:tmpl w:val="FFFFFFFF"/>
    <w:lvl w:ilvl="0" w:tplc="000057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6" w15:restartNumberingAfterBreak="0">
    <w:nsid w:val="000000E3"/>
    <w:multiLevelType w:val="hybridMultilevel"/>
    <w:tmpl w:val="FFFFFFFF"/>
    <w:lvl w:ilvl="0" w:tplc="000058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7" w15:restartNumberingAfterBreak="0">
    <w:nsid w:val="000000E4"/>
    <w:multiLevelType w:val="hybridMultilevel"/>
    <w:tmpl w:val="FFFFFFFF"/>
    <w:lvl w:ilvl="0" w:tplc="000058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8" w15:restartNumberingAfterBreak="0">
    <w:nsid w:val="000000E5"/>
    <w:multiLevelType w:val="hybridMultilevel"/>
    <w:tmpl w:val="FFFFFFFF"/>
    <w:lvl w:ilvl="0" w:tplc="0000591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9" w15:restartNumberingAfterBreak="0">
    <w:nsid w:val="000000E6"/>
    <w:multiLevelType w:val="hybridMultilevel"/>
    <w:tmpl w:val="FFFFFFFF"/>
    <w:lvl w:ilvl="0" w:tplc="000059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0" w15:restartNumberingAfterBreak="0">
    <w:nsid w:val="000000E7"/>
    <w:multiLevelType w:val="hybridMultilevel"/>
    <w:tmpl w:val="FFFFFFFF"/>
    <w:lvl w:ilvl="0" w:tplc="000059D9">
      <w:start w:val="1"/>
      <w:numFmt w:val="bullet"/>
      <w:lvlText w:val="•"/>
      <w:lvlJc w:val="left"/>
      <w:pPr>
        <w:ind w:left="720" w:hanging="360"/>
      </w:pPr>
    </w:lvl>
    <w:lvl w:ilvl="1" w:tplc="000059D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1" w15:restartNumberingAfterBreak="0">
    <w:nsid w:val="000000E8"/>
    <w:multiLevelType w:val="hybridMultilevel"/>
    <w:tmpl w:val="FFFFFFFF"/>
    <w:lvl w:ilvl="0" w:tplc="00005A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2" w15:restartNumberingAfterBreak="0">
    <w:nsid w:val="000000E9"/>
    <w:multiLevelType w:val="hybridMultilevel"/>
    <w:tmpl w:val="FFFFFFFF"/>
    <w:lvl w:ilvl="0" w:tplc="00005AA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3" w15:restartNumberingAfterBreak="0">
    <w:nsid w:val="000000EA"/>
    <w:multiLevelType w:val="hybridMultilevel"/>
    <w:tmpl w:val="FFFFFFFF"/>
    <w:lvl w:ilvl="0" w:tplc="00005B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4" w15:restartNumberingAfterBreak="0">
    <w:nsid w:val="000000EB"/>
    <w:multiLevelType w:val="hybridMultilevel"/>
    <w:tmpl w:val="FFFFFFFF"/>
    <w:lvl w:ilvl="0" w:tplc="00005B6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5" w15:restartNumberingAfterBreak="0">
    <w:nsid w:val="000000EC"/>
    <w:multiLevelType w:val="hybridMultilevel"/>
    <w:tmpl w:val="FFFFFFFF"/>
    <w:lvl w:ilvl="0" w:tplc="00005B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6" w15:restartNumberingAfterBreak="0">
    <w:nsid w:val="000000ED"/>
    <w:multiLevelType w:val="hybridMultilevel"/>
    <w:tmpl w:val="FFFFFFFF"/>
    <w:lvl w:ilvl="0" w:tplc="00005C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7" w15:restartNumberingAfterBreak="0">
    <w:nsid w:val="000000EE"/>
    <w:multiLevelType w:val="hybridMultilevel"/>
    <w:tmpl w:val="FFFFFFFF"/>
    <w:lvl w:ilvl="0" w:tplc="00005C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8" w15:restartNumberingAfterBreak="0">
    <w:nsid w:val="000000EF"/>
    <w:multiLevelType w:val="hybridMultilevel"/>
    <w:tmpl w:val="FFFFFFFF"/>
    <w:lvl w:ilvl="0" w:tplc="00005CF9">
      <w:start w:val="1"/>
      <w:numFmt w:val="bullet"/>
      <w:lvlText w:val="•"/>
      <w:lvlJc w:val="left"/>
      <w:pPr>
        <w:ind w:left="720" w:hanging="360"/>
      </w:pPr>
    </w:lvl>
    <w:lvl w:ilvl="1" w:tplc="00005CF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9" w15:restartNumberingAfterBreak="0">
    <w:nsid w:val="000000F0"/>
    <w:multiLevelType w:val="hybridMultilevel"/>
    <w:tmpl w:val="FFFFFFFF"/>
    <w:lvl w:ilvl="0" w:tplc="00005D5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0" w15:restartNumberingAfterBreak="0">
    <w:nsid w:val="000000F1"/>
    <w:multiLevelType w:val="hybridMultilevel"/>
    <w:tmpl w:val="FFFFFFFF"/>
    <w:lvl w:ilvl="0" w:tplc="00005DC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1" w15:restartNumberingAfterBreak="0">
    <w:nsid w:val="000000F2"/>
    <w:multiLevelType w:val="hybridMultilevel"/>
    <w:tmpl w:val="FFFFFFFF"/>
    <w:lvl w:ilvl="0" w:tplc="00005E25">
      <w:start w:val="1"/>
      <w:numFmt w:val="decimal"/>
      <w:lvlText w:val="%1"/>
      <w:lvlJc w:val="left"/>
      <w:pPr>
        <w:ind w:left="720" w:hanging="360"/>
      </w:pPr>
    </w:lvl>
    <w:lvl w:ilvl="1" w:tplc="00005E2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2" w15:restartNumberingAfterBreak="0">
    <w:nsid w:val="000000F3"/>
    <w:multiLevelType w:val="hybridMultilevel"/>
    <w:tmpl w:val="FFFFFFFF"/>
    <w:lvl w:ilvl="0" w:tplc="00005E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3" w15:restartNumberingAfterBreak="0">
    <w:nsid w:val="000000F4"/>
    <w:multiLevelType w:val="hybridMultilevel"/>
    <w:tmpl w:val="FFFFFFFF"/>
    <w:lvl w:ilvl="0" w:tplc="00005EED">
      <w:start w:val="1"/>
      <w:numFmt w:val="bullet"/>
      <w:lvlText w:val="•"/>
      <w:lvlJc w:val="left"/>
      <w:pPr>
        <w:ind w:left="720" w:hanging="360"/>
      </w:pPr>
    </w:lvl>
    <w:lvl w:ilvl="1" w:tplc="00005EE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4" w15:restartNumberingAfterBreak="0">
    <w:nsid w:val="000000F5"/>
    <w:multiLevelType w:val="hybridMultilevel"/>
    <w:tmpl w:val="FFFFFFFF"/>
    <w:lvl w:ilvl="0" w:tplc="00005F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5" w15:restartNumberingAfterBreak="0">
    <w:nsid w:val="000000F6"/>
    <w:multiLevelType w:val="hybridMultilevel"/>
    <w:tmpl w:val="FFFFFFFF"/>
    <w:lvl w:ilvl="0" w:tplc="00005FB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6" w15:restartNumberingAfterBreak="0">
    <w:nsid w:val="000000F7"/>
    <w:multiLevelType w:val="hybridMultilevel"/>
    <w:tmpl w:val="FFFFFFFF"/>
    <w:lvl w:ilvl="0" w:tplc="0000601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7" w15:restartNumberingAfterBreak="0">
    <w:nsid w:val="000000F8"/>
    <w:multiLevelType w:val="hybridMultilevel"/>
    <w:tmpl w:val="FFFFFFFF"/>
    <w:lvl w:ilvl="0" w:tplc="0000607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8" w15:restartNumberingAfterBreak="0">
    <w:nsid w:val="000000F9"/>
    <w:multiLevelType w:val="hybridMultilevel"/>
    <w:tmpl w:val="FFFFFFFF"/>
    <w:lvl w:ilvl="0" w:tplc="000060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9" w15:restartNumberingAfterBreak="0">
    <w:nsid w:val="000000FA"/>
    <w:multiLevelType w:val="hybridMultilevel"/>
    <w:tmpl w:val="FFFFFFFF"/>
    <w:lvl w:ilvl="0" w:tplc="00006145">
      <w:start w:val="1"/>
      <w:numFmt w:val="bullet"/>
      <w:lvlText w:val="•"/>
      <w:lvlJc w:val="left"/>
      <w:pPr>
        <w:ind w:left="720" w:hanging="360"/>
      </w:pPr>
    </w:lvl>
    <w:lvl w:ilvl="1" w:tplc="0000614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0" w15:restartNumberingAfterBreak="0">
    <w:nsid w:val="000000FB"/>
    <w:multiLevelType w:val="hybridMultilevel"/>
    <w:tmpl w:val="FFFFFFFF"/>
    <w:lvl w:ilvl="0" w:tplc="000061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1" w15:restartNumberingAfterBreak="0">
    <w:nsid w:val="000000FC"/>
    <w:multiLevelType w:val="hybridMultilevel"/>
    <w:tmpl w:val="FFFFFFFF"/>
    <w:lvl w:ilvl="0" w:tplc="0000620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2" w15:restartNumberingAfterBreak="0">
    <w:nsid w:val="000000FD"/>
    <w:multiLevelType w:val="hybridMultilevel"/>
    <w:tmpl w:val="FFFFFFFF"/>
    <w:lvl w:ilvl="0" w:tplc="0000627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3" w15:restartNumberingAfterBreak="0">
    <w:nsid w:val="000000FE"/>
    <w:multiLevelType w:val="hybridMultilevel"/>
    <w:tmpl w:val="FFFFFFFF"/>
    <w:lvl w:ilvl="0" w:tplc="000062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4" w15:restartNumberingAfterBreak="0">
    <w:nsid w:val="000000FF"/>
    <w:multiLevelType w:val="hybridMultilevel"/>
    <w:tmpl w:val="FFFFFFFF"/>
    <w:lvl w:ilvl="0" w:tplc="000063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5" w15:restartNumberingAfterBreak="0">
    <w:nsid w:val="00000100"/>
    <w:multiLevelType w:val="hybridMultilevel"/>
    <w:tmpl w:val="FFFFFFFF"/>
    <w:lvl w:ilvl="0" w:tplc="0000639D">
      <w:start w:val="1"/>
      <w:numFmt w:val="bullet"/>
      <w:lvlText w:val="•"/>
      <w:lvlJc w:val="left"/>
      <w:pPr>
        <w:ind w:left="720" w:hanging="360"/>
      </w:pPr>
    </w:lvl>
    <w:lvl w:ilvl="1" w:tplc="0000639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6" w15:restartNumberingAfterBreak="0">
    <w:nsid w:val="00000101"/>
    <w:multiLevelType w:val="hybridMultilevel"/>
    <w:tmpl w:val="FFFFFFFF"/>
    <w:lvl w:ilvl="0" w:tplc="000064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7" w15:restartNumberingAfterBreak="0">
    <w:nsid w:val="00000102"/>
    <w:multiLevelType w:val="hybridMultilevel"/>
    <w:tmpl w:val="FFFFFFFF"/>
    <w:lvl w:ilvl="0" w:tplc="0000646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8" w15:restartNumberingAfterBreak="0">
    <w:nsid w:val="00000103"/>
    <w:multiLevelType w:val="hybridMultilevel"/>
    <w:tmpl w:val="FFFFFFFF"/>
    <w:lvl w:ilvl="0" w:tplc="000064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9" w15:restartNumberingAfterBreak="0">
    <w:nsid w:val="00000104"/>
    <w:multiLevelType w:val="hybridMultilevel"/>
    <w:tmpl w:val="FFFFFFFF"/>
    <w:lvl w:ilvl="0" w:tplc="000065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0" w15:restartNumberingAfterBreak="0">
    <w:nsid w:val="00000105"/>
    <w:multiLevelType w:val="hybridMultilevel"/>
    <w:tmpl w:val="FFFFFFFF"/>
    <w:lvl w:ilvl="0" w:tplc="000065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1" w15:restartNumberingAfterBreak="0">
    <w:nsid w:val="00000106"/>
    <w:multiLevelType w:val="hybridMultilevel"/>
    <w:tmpl w:val="FFFFFFFF"/>
    <w:lvl w:ilvl="0" w:tplc="000065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2" w15:restartNumberingAfterBreak="0">
    <w:nsid w:val="00000107"/>
    <w:multiLevelType w:val="hybridMultilevel"/>
    <w:tmpl w:val="FFFFFFFF"/>
    <w:lvl w:ilvl="0" w:tplc="00006659">
      <w:start w:val="1"/>
      <w:numFmt w:val="bullet"/>
      <w:lvlText w:val="•"/>
      <w:lvlJc w:val="left"/>
      <w:pPr>
        <w:ind w:left="720" w:hanging="360"/>
      </w:pPr>
    </w:lvl>
    <w:lvl w:ilvl="1" w:tplc="000066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3" w15:restartNumberingAfterBreak="0">
    <w:nsid w:val="00000108"/>
    <w:multiLevelType w:val="hybridMultilevel"/>
    <w:tmpl w:val="FFFFFFFF"/>
    <w:lvl w:ilvl="0" w:tplc="000066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4" w15:restartNumberingAfterBreak="0">
    <w:nsid w:val="00000109"/>
    <w:multiLevelType w:val="hybridMultilevel"/>
    <w:tmpl w:val="FFFFFFFF"/>
    <w:lvl w:ilvl="0" w:tplc="000067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5" w15:restartNumberingAfterBreak="0">
    <w:nsid w:val="0000010A"/>
    <w:multiLevelType w:val="hybridMultilevel"/>
    <w:tmpl w:val="FFFFFFFF"/>
    <w:lvl w:ilvl="0" w:tplc="000067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6" w15:restartNumberingAfterBreak="0">
    <w:nsid w:val="0000010B"/>
    <w:multiLevelType w:val="hybridMultilevel"/>
    <w:tmpl w:val="FFFFFFFF"/>
    <w:lvl w:ilvl="0" w:tplc="000067E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7" w15:restartNumberingAfterBreak="0">
    <w:nsid w:val="0000010C"/>
    <w:multiLevelType w:val="hybridMultilevel"/>
    <w:tmpl w:val="FFFFFFFF"/>
    <w:lvl w:ilvl="0" w:tplc="000068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8" w15:restartNumberingAfterBreak="0">
    <w:nsid w:val="0000010D"/>
    <w:multiLevelType w:val="hybridMultilevel"/>
    <w:tmpl w:val="FFFFFFFF"/>
    <w:lvl w:ilvl="0" w:tplc="000068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9" w15:restartNumberingAfterBreak="0">
    <w:nsid w:val="0000010E"/>
    <w:multiLevelType w:val="hybridMultilevel"/>
    <w:tmpl w:val="FFFFFFFF"/>
    <w:lvl w:ilvl="0" w:tplc="000069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0" w15:restartNumberingAfterBreak="0">
    <w:nsid w:val="0000010F"/>
    <w:multiLevelType w:val="hybridMultilevel"/>
    <w:tmpl w:val="FFFFFFFF"/>
    <w:lvl w:ilvl="0" w:tplc="000069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1" w15:restartNumberingAfterBreak="0">
    <w:nsid w:val="00000110"/>
    <w:multiLevelType w:val="hybridMultilevel"/>
    <w:tmpl w:val="FFFFFFFF"/>
    <w:lvl w:ilvl="0" w:tplc="000069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2" w15:restartNumberingAfterBreak="0">
    <w:nsid w:val="00000111"/>
    <w:multiLevelType w:val="hybridMultilevel"/>
    <w:tmpl w:val="FFFFFFFF"/>
    <w:lvl w:ilvl="0" w:tplc="00006A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3" w15:restartNumberingAfterBreak="0">
    <w:nsid w:val="00000112"/>
    <w:multiLevelType w:val="hybridMultilevel"/>
    <w:tmpl w:val="FFFFFFFF"/>
    <w:lvl w:ilvl="0" w:tplc="00006A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4" w15:restartNumberingAfterBreak="0">
    <w:nsid w:val="00000113"/>
    <w:multiLevelType w:val="hybridMultilevel"/>
    <w:tmpl w:val="FFFFFFFF"/>
    <w:lvl w:ilvl="0" w:tplc="00006B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5" w15:restartNumberingAfterBreak="0">
    <w:nsid w:val="00000114"/>
    <w:multiLevelType w:val="hybridMultilevel"/>
    <w:tmpl w:val="FFFFFFFF"/>
    <w:lvl w:ilvl="0" w:tplc="00006B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6" w15:restartNumberingAfterBreak="0">
    <w:nsid w:val="00000115"/>
    <w:multiLevelType w:val="hybridMultilevel"/>
    <w:tmpl w:val="FFFFFFFF"/>
    <w:lvl w:ilvl="0" w:tplc="00006B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7" w15:restartNumberingAfterBreak="0">
    <w:nsid w:val="00000116"/>
    <w:multiLevelType w:val="hybridMultilevel"/>
    <w:tmpl w:val="FFFFFFFF"/>
    <w:lvl w:ilvl="0" w:tplc="00006C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8" w15:restartNumberingAfterBreak="0">
    <w:nsid w:val="00000117"/>
    <w:multiLevelType w:val="hybridMultilevel"/>
    <w:tmpl w:val="FFFFFFFF"/>
    <w:lvl w:ilvl="0" w:tplc="00006C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9" w15:restartNumberingAfterBreak="0">
    <w:nsid w:val="00000118"/>
    <w:multiLevelType w:val="hybridMultilevel"/>
    <w:tmpl w:val="FFFFFFFF"/>
    <w:lvl w:ilvl="0" w:tplc="00006C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0" w15:restartNumberingAfterBreak="0">
    <w:nsid w:val="00000119"/>
    <w:multiLevelType w:val="hybridMultilevel"/>
    <w:tmpl w:val="FFFFFFFF"/>
    <w:lvl w:ilvl="0" w:tplc="00006D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1" w15:restartNumberingAfterBreak="0">
    <w:nsid w:val="0000011A"/>
    <w:multiLevelType w:val="hybridMultilevel"/>
    <w:tmpl w:val="FFFFFFFF"/>
    <w:lvl w:ilvl="0" w:tplc="00006D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2" w15:restartNumberingAfterBreak="0">
    <w:nsid w:val="0000011B"/>
    <w:multiLevelType w:val="hybridMultilevel"/>
    <w:tmpl w:val="FFFFFFFF"/>
    <w:lvl w:ilvl="0" w:tplc="00006E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3" w15:restartNumberingAfterBreak="0">
    <w:nsid w:val="0000011C"/>
    <w:multiLevelType w:val="hybridMultilevel"/>
    <w:tmpl w:val="FFFFFFFF"/>
    <w:lvl w:ilvl="0" w:tplc="00006E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4" w15:restartNumberingAfterBreak="0">
    <w:nsid w:val="0000011D"/>
    <w:multiLevelType w:val="hybridMultilevel"/>
    <w:tmpl w:val="FFFFFFFF"/>
    <w:lvl w:ilvl="0" w:tplc="00006E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5" w15:restartNumberingAfterBreak="0">
    <w:nsid w:val="0000011E"/>
    <w:multiLevelType w:val="hybridMultilevel"/>
    <w:tmpl w:val="FFFFFFFF"/>
    <w:lvl w:ilvl="0" w:tplc="00006F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6" w15:restartNumberingAfterBreak="0">
    <w:nsid w:val="0000011F"/>
    <w:multiLevelType w:val="hybridMultilevel"/>
    <w:tmpl w:val="FFFFFFFF"/>
    <w:lvl w:ilvl="0" w:tplc="00006FB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7" w15:restartNumberingAfterBreak="0">
    <w:nsid w:val="00000120"/>
    <w:multiLevelType w:val="hybridMultilevel"/>
    <w:tmpl w:val="FFFFFFFF"/>
    <w:lvl w:ilvl="0" w:tplc="000070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8" w15:restartNumberingAfterBreak="0">
    <w:nsid w:val="00000121"/>
    <w:multiLevelType w:val="hybridMultilevel"/>
    <w:tmpl w:val="FFFFFFFF"/>
    <w:lvl w:ilvl="0" w:tplc="000070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9" w15:restartNumberingAfterBreak="0">
    <w:nsid w:val="00000122"/>
    <w:multiLevelType w:val="hybridMultilevel"/>
    <w:tmpl w:val="FFFFFFFF"/>
    <w:lvl w:ilvl="0" w:tplc="000070E5">
      <w:start w:val="1"/>
      <w:numFmt w:val="bullet"/>
      <w:lvlText w:val="•"/>
      <w:lvlJc w:val="left"/>
      <w:pPr>
        <w:ind w:left="720" w:hanging="360"/>
      </w:pPr>
    </w:lvl>
    <w:lvl w:ilvl="1" w:tplc="000070E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0" w15:restartNumberingAfterBreak="0">
    <w:nsid w:val="00000123"/>
    <w:multiLevelType w:val="hybridMultilevel"/>
    <w:tmpl w:val="FFFFFFFF"/>
    <w:lvl w:ilvl="0" w:tplc="000071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1" w15:restartNumberingAfterBreak="0">
    <w:nsid w:val="00000124"/>
    <w:multiLevelType w:val="hybridMultilevel"/>
    <w:tmpl w:val="FFFFFFFF"/>
    <w:lvl w:ilvl="0" w:tplc="000071AD">
      <w:start w:val="1"/>
      <w:numFmt w:val="bullet"/>
      <w:lvlText w:val="•"/>
      <w:lvlJc w:val="left"/>
      <w:pPr>
        <w:ind w:left="720" w:hanging="360"/>
      </w:pPr>
    </w:lvl>
    <w:lvl w:ilvl="1" w:tplc="000071A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2" w15:restartNumberingAfterBreak="0">
    <w:nsid w:val="00000125"/>
    <w:multiLevelType w:val="hybridMultilevel"/>
    <w:tmpl w:val="FFFFFFFF"/>
    <w:lvl w:ilvl="0" w:tplc="000072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3" w15:restartNumberingAfterBreak="0">
    <w:nsid w:val="00000126"/>
    <w:multiLevelType w:val="hybridMultilevel"/>
    <w:tmpl w:val="FFFFFFFF"/>
    <w:lvl w:ilvl="0" w:tplc="000072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4" w15:restartNumberingAfterBreak="0">
    <w:nsid w:val="00000127"/>
    <w:multiLevelType w:val="hybridMultilevel"/>
    <w:tmpl w:val="FFFFFFFF"/>
    <w:lvl w:ilvl="0" w:tplc="000072D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5" w15:restartNumberingAfterBreak="0">
    <w:nsid w:val="00000128"/>
    <w:multiLevelType w:val="hybridMultilevel"/>
    <w:tmpl w:val="FFFFFFFF"/>
    <w:lvl w:ilvl="0" w:tplc="000073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6" w15:restartNumberingAfterBreak="0">
    <w:nsid w:val="00000129"/>
    <w:multiLevelType w:val="hybridMultilevel"/>
    <w:tmpl w:val="FFFFFFFF"/>
    <w:lvl w:ilvl="0" w:tplc="000073A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7" w15:restartNumberingAfterBreak="0">
    <w:nsid w:val="0000012A"/>
    <w:multiLevelType w:val="hybridMultilevel"/>
    <w:tmpl w:val="FFFFFFFF"/>
    <w:lvl w:ilvl="0" w:tplc="000074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8" w15:restartNumberingAfterBreak="0">
    <w:nsid w:val="0000012B"/>
    <w:multiLevelType w:val="hybridMultilevel"/>
    <w:tmpl w:val="FFFFFFFF"/>
    <w:lvl w:ilvl="0" w:tplc="0000746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9" w15:restartNumberingAfterBreak="0">
    <w:nsid w:val="0000012C"/>
    <w:multiLevelType w:val="hybridMultilevel"/>
    <w:tmpl w:val="FFFFFFFF"/>
    <w:lvl w:ilvl="0" w:tplc="000074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0" w15:restartNumberingAfterBreak="0">
    <w:nsid w:val="0000012D"/>
    <w:multiLevelType w:val="hybridMultilevel"/>
    <w:tmpl w:val="FFFFFFFF"/>
    <w:lvl w:ilvl="0" w:tplc="000075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1" w15:restartNumberingAfterBreak="0">
    <w:nsid w:val="0000012E"/>
    <w:multiLevelType w:val="hybridMultilevel"/>
    <w:tmpl w:val="FFFFFFFF"/>
    <w:lvl w:ilvl="0" w:tplc="000075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2" w15:restartNumberingAfterBreak="0">
    <w:nsid w:val="0000012F"/>
    <w:multiLevelType w:val="hybridMultilevel"/>
    <w:tmpl w:val="FFFFFFFF"/>
    <w:lvl w:ilvl="0" w:tplc="000075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3" w15:restartNumberingAfterBreak="0">
    <w:nsid w:val="00000130"/>
    <w:multiLevelType w:val="hybridMultilevel"/>
    <w:tmpl w:val="FFFFFFFF"/>
    <w:lvl w:ilvl="0" w:tplc="0000765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4" w15:restartNumberingAfterBreak="0">
    <w:nsid w:val="00000131"/>
    <w:multiLevelType w:val="hybridMultilevel"/>
    <w:tmpl w:val="FFFFFFFF"/>
    <w:lvl w:ilvl="0" w:tplc="000076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5" w15:restartNumberingAfterBreak="0">
    <w:nsid w:val="00000132"/>
    <w:multiLevelType w:val="hybridMultilevel"/>
    <w:tmpl w:val="FFFFFFFF"/>
    <w:lvl w:ilvl="0" w:tplc="0000772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6" w15:restartNumberingAfterBreak="0">
    <w:nsid w:val="00000133"/>
    <w:multiLevelType w:val="hybridMultilevel"/>
    <w:tmpl w:val="FFFFFFFF"/>
    <w:lvl w:ilvl="0" w:tplc="000077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7" w15:restartNumberingAfterBreak="0">
    <w:nsid w:val="00000134"/>
    <w:multiLevelType w:val="hybridMultilevel"/>
    <w:tmpl w:val="FFFFFFFF"/>
    <w:lvl w:ilvl="0" w:tplc="000077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8" w15:restartNumberingAfterBreak="0">
    <w:nsid w:val="00000135"/>
    <w:multiLevelType w:val="hybridMultilevel"/>
    <w:tmpl w:val="FFFFFFFF"/>
    <w:lvl w:ilvl="0" w:tplc="000078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9" w15:restartNumberingAfterBreak="0">
    <w:nsid w:val="00000136"/>
    <w:multiLevelType w:val="hybridMultilevel"/>
    <w:tmpl w:val="FFFFFFFF"/>
    <w:lvl w:ilvl="0" w:tplc="000078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0" w15:restartNumberingAfterBreak="0">
    <w:nsid w:val="00000137"/>
    <w:multiLevelType w:val="hybridMultilevel"/>
    <w:tmpl w:val="FFFFFFFF"/>
    <w:lvl w:ilvl="0" w:tplc="000079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1" w15:restartNumberingAfterBreak="0">
    <w:nsid w:val="00000138"/>
    <w:multiLevelType w:val="hybridMultilevel"/>
    <w:tmpl w:val="FFFFFFFF"/>
    <w:lvl w:ilvl="0" w:tplc="0000797D">
      <w:start w:val="1"/>
      <w:numFmt w:val="bullet"/>
      <w:lvlText w:val="•"/>
      <w:lvlJc w:val="left"/>
      <w:pPr>
        <w:ind w:left="720" w:hanging="360"/>
      </w:pPr>
    </w:lvl>
    <w:lvl w:ilvl="1" w:tplc="0000797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2" w15:restartNumberingAfterBreak="0">
    <w:nsid w:val="00000139"/>
    <w:multiLevelType w:val="hybridMultilevel"/>
    <w:tmpl w:val="FFFFFFFF"/>
    <w:lvl w:ilvl="0" w:tplc="000079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3" w15:restartNumberingAfterBreak="0">
    <w:nsid w:val="0000013A"/>
    <w:multiLevelType w:val="hybridMultilevel"/>
    <w:tmpl w:val="FFFFFFFF"/>
    <w:lvl w:ilvl="0" w:tplc="00007A4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4" w15:restartNumberingAfterBreak="0">
    <w:nsid w:val="0000013B"/>
    <w:multiLevelType w:val="hybridMultilevel"/>
    <w:tmpl w:val="FFFFFFFF"/>
    <w:lvl w:ilvl="0" w:tplc="00007AA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5" w15:restartNumberingAfterBreak="0">
    <w:nsid w:val="0000013C"/>
    <w:multiLevelType w:val="hybridMultilevel"/>
    <w:tmpl w:val="FFFFFFFF"/>
    <w:lvl w:ilvl="0" w:tplc="00007B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6" w15:restartNumberingAfterBreak="0">
    <w:nsid w:val="0000013D"/>
    <w:multiLevelType w:val="hybridMultilevel"/>
    <w:tmpl w:val="FFFFFFFF"/>
    <w:lvl w:ilvl="0" w:tplc="00007B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7" w15:restartNumberingAfterBreak="0">
    <w:nsid w:val="0000013E"/>
    <w:multiLevelType w:val="hybridMultilevel"/>
    <w:tmpl w:val="FFFFFFFF"/>
    <w:lvl w:ilvl="0" w:tplc="00007B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8" w15:restartNumberingAfterBreak="0">
    <w:nsid w:val="0000013F"/>
    <w:multiLevelType w:val="hybridMultilevel"/>
    <w:tmpl w:val="FFFFFFFF"/>
    <w:lvl w:ilvl="0" w:tplc="00007C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9" w15:restartNumberingAfterBreak="0">
    <w:nsid w:val="00000140"/>
    <w:multiLevelType w:val="hybridMultilevel"/>
    <w:tmpl w:val="FFFFFFFF"/>
    <w:lvl w:ilvl="0" w:tplc="00007C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0" w15:restartNumberingAfterBreak="0">
    <w:nsid w:val="00000141"/>
    <w:multiLevelType w:val="hybridMultilevel"/>
    <w:tmpl w:val="FFFFFFFF"/>
    <w:lvl w:ilvl="0" w:tplc="00007D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1" w15:restartNumberingAfterBreak="0">
    <w:nsid w:val="00000142"/>
    <w:multiLevelType w:val="hybridMultilevel"/>
    <w:tmpl w:val="FFFFFFFF"/>
    <w:lvl w:ilvl="0" w:tplc="00007D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2" w15:restartNumberingAfterBreak="0">
    <w:nsid w:val="00000143"/>
    <w:multiLevelType w:val="hybridMultilevel"/>
    <w:tmpl w:val="FFFFFFFF"/>
    <w:lvl w:ilvl="0" w:tplc="00007D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3" w15:restartNumberingAfterBreak="0">
    <w:nsid w:val="00000144"/>
    <w:multiLevelType w:val="hybridMultilevel"/>
    <w:tmpl w:val="FFFFFFFF"/>
    <w:lvl w:ilvl="0" w:tplc="00007E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4" w15:restartNumberingAfterBreak="0">
    <w:nsid w:val="00000145"/>
    <w:multiLevelType w:val="hybridMultilevel"/>
    <w:tmpl w:val="FFFFFFFF"/>
    <w:lvl w:ilvl="0" w:tplc="00007E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5" w15:restartNumberingAfterBreak="0">
    <w:nsid w:val="00000146"/>
    <w:multiLevelType w:val="hybridMultilevel"/>
    <w:tmpl w:val="FFFFFFFF"/>
    <w:lvl w:ilvl="0" w:tplc="00007E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6" w15:restartNumberingAfterBreak="0">
    <w:nsid w:val="00000147"/>
    <w:multiLevelType w:val="hybridMultilevel"/>
    <w:tmpl w:val="FFFFFFFF"/>
    <w:lvl w:ilvl="0" w:tplc="00007F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7" w15:restartNumberingAfterBreak="0">
    <w:nsid w:val="00000148"/>
    <w:multiLevelType w:val="hybridMultilevel"/>
    <w:tmpl w:val="FFFFFFFF"/>
    <w:lvl w:ilvl="0" w:tplc="00007F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8" w15:restartNumberingAfterBreak="0">
    <w:nsid w:val="00000149"/>
    <w:multiLevelType w:val="hybridMultilevel"/>
    <w:tmpl w:val="FFFFFFFF"/>
    <w:lvl w:ilvl="0" w:tplc="00008021">
      <w:start w:val="1"/>
      <w:numFmt w:val="bullet"/>
      <w:lvlText w:val="•"/>
      <w:lvlJc w:val="left"/>
      <w:pPr>
        <w:ind w:left="720" w:hanging="360"/>
      </w:pPr>
    </w:lvl>
    <w:lvl w:ilvl="1" w:tplc="00008022">
      <w:start w:val="1"/>
      <w:numFmt w:val="bullet"/>
      <w:lvlText w:val="•"/>
      <w:lvlJc w:val="left"/>
      <w:pPr>
        <w:ind w:left="1440" w:hanging="360"/>
      </w:pPr>
    </w:lvl>
    <w:lvl w:ilvl="2" w:tplc="00008023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9" w15:restartNumberingAfterBreak="0">
    <w:nsid w:val="0000014A"/>
    <w:multiLevelType w:val="hybridMultilevel"/>
    <w:tmpl w:val="FFFFFFFF"/>
    <w:lvl w:ilvl="0" w:tplc="00008085">
      <w:start w:val="1"/>
      <w:numFmt w:val="bullet"/>
      <w:lvlText w:val="•"/>
      <w:lvlJc w:val="left"/>
      <w:pPr>
        <w:ind w:left="720" w:hanging="360"/>
      </w:pPr>
    </w:lvl>
    <w:lvl w:ilvl="1" w:tplc="0000808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0" w15:restartNumberingAfterBreak="0">
    <w:nsid w:val="0000014B"/>
    <w:multiLevelType w:val="hybridMultilevel"/>
    <w:tmpl w:val="FFFFFFFF"/>
    <w:lvl w:ilvl="0" w:tplc="000080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1" w15:restartNumberingAfterBreak="0">
    <w:nsid w:val="0000014C"/>
    <w:multiLevelType w:val="hybridMultilevel"/>
    <w:tmpl w:val="FFFFFFFF"/>
    <w:lvl w:ilvl="0" w:tplc="0000814D">
      <w:start w:val="1"/>
      <w:numFmt w:val="bullet"/>
      <w:lvlText w:val="•"/>
      <w:lvlJc w:val="left"/>
      <w:pPr>
        <w:ind w:left="720" w:hanging="360"/>
      </w:pPr>
    </w:lvl>
    <w:lvl w:ilvl="1" w:tplc="0000814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2" w15:restartNumberingAfterBreak="0">
    <w:nsid w:val="0000014D"/>
    <w:multiLevelType w:val="hybridMultilevel"/>
    <w:tmpl w:val="FFFFFFFF"/>
    <w:lvl w:ilvl="0" w:tplc="000081B1">
      <w:start w:val="1"/>
      <w:numFmt w:val="bullet"/>
      <w:lvlText w:val="•"/>
      <w:lvlJc w:val="left"/>
      <w:pPr>
        <w:ind w:left="720" w:hanging="360"/>
      </w:pPr>
    </w:lvl>
    <w:lvl w:ilvl="1" w:tplc="000081B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3" w15:restartNumberingAfterBreak="0">
    <w:nsid w:val="0000014E"/>
    <w:multiLevelType w:val="hybridMultilevel"/>
    <w:tmpl w:val="FFFFFFFF"/>
    <w:lvl w:ilvl="0" w:tplc="000082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4" w15:restartNumberingAfterBreak="0">
    <w:nsid w:val="0000014F"/>
    <w:multiLevelType w:val="hybridMultilevel"/>
    <w:tmpl w:val="FFFFFFFF"/>
    <w:lvl w:ilvl="0" w:tplc="000082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5" w15:restartNumberingAfterBreak="0">
    <w:nsid w:val="00000150"/>
    <w:multiLevelType w:val="hybridMultilevel"/>
    <w:tmpl w:val="FFFFFFFF"/>
    <w:lvl w:ilvl="0" w:tplc="000082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6" w15:restartNumberingAfterBreak="0">
    <w:nsid w:val="00000151"/>
    <w:multiLevelType w:val="hybridMultilevel"/>
    <w:tmpl w:val="FFFFFFFF"/>
    <w:lvl w:ilvl="0" w:tplc="000083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7" w15:restartNumberingAfterBreak="0">
    <w:nsid w:val="00000152"/>
    <w:multiLevelType w:val="hybridMultilevel"/>
    <w:tmpl w:val="FFFFFFFF"/>
    <w:lvl w:ilvl="0" w:tplc="000083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8" w15:restartNumberingAfterBreak="0">
    <w:nsid w:val="00000153"/>
    <w:multiLevelType w:val="hybridMultilevel"/>
    <w:tmpl w:val="FFFFFFFF"/>
    <w:lvl w:ilvl="0" w:tplc="0000840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9" w15:restartNumberingAfterBreak="0">
    <w:nsid w:val="00000154"/>
    <w:multiLevelType w:val="hybridMultilevel"/>
    <w:tmpl w:val="FFFFFFFF"/>
    <w:lvl w:ilvl="0" w:tplc="000084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0" w15:restartNumberingAfterBreak="0">
    <w:nsid w:val="00000155"/>
    <w:multiLevelType w:val="hybridMultilevel"/>
    <w:tmpl w:val="FFFFFFFF"/>
    <w:lvl w:ilvl="0" w:tplc="000084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1" w15:restartNumberingAfterBreak="0">
    <w:nsid w:val="00000156"/>
    <w:multiLevelType w:val="hybridMultilevel"/>
    <w:tmpl w:val="FFFFFFFF"/>
    <w:lvl w:ilvl="0" w:tplc="000085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2" w15:restartNumberingAfterBreak="0">
    <w:nsid w:val="00000157"/>
    <w:multiLevelType w:val="hybridMultilevel"/>
    <w:tmpl w:val="FFFFFFFF"/>
    <w:lvl w:ilvl="0" w:tplc="0000859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3" w15:restartNumberingAfterBreak="0">
    <w:nsid w:val="00000158"/>
    <w:multiLevelType w:val="hybridMultilevel"/>
    <w:tmpl w:val="FFFFFFFF"/>
    <w:lvl w:ilvl="0" w:tplc="000085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4" w15:restartNumberingAfterBreak="0">
    <w:nsid w:val="00000159"/>
    <w:multiLevelType w:val="hybridMultilevel"/>
    <w:tmpl w:val="FFFFFFFF"/>
    <w:lvl w:ilvl="0" w:tplc="000086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5" w15:restartNumberingAfterBreak="0">
    <w:nsid w:val="0000015A"/>
    <w:multiLevelType w:val="hybridMultilevel"/>
    <w:tmpl w:val="FFFFFFFF"/>
    <w:lvl w:ilvl="0" w:tplc="000086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6" w15:restartNumberingAfterBreak="0">
    <w:nsid w:val="0000015B"/>
    <w:multiLevelType w:val="hybridMultilevel"/>
    <w:tmpl w:val="FFFFFFFF"/>
    <w:lvl w:ilvl="0" w:tplc="000087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7" w15:restartNumberingAfterBreak="0">
    <w:nsid w:val="0000015C"/>
    <w:multiLevelType w:val="hybridMultilevel"/>
    <w:tmpl w:val="FFFFFFFF"/>
    <w:lvl w:ilvl="0" w:tplc="0000878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8" w15:restartNumberingAfterBreak="0">
    <w:nsid w:val="0000015D"/>
    <w:multiLevelType w:val="hybridMultilevel"/>
    <w:tmpl w:val="FFFFFFFF"/>
    <w:lvl w:ilvl="0" w:tplc="000087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9" w15:restartNumberingAfterBreak="0">
    <w:nsid w:val="0000015E"/>
    <w:multiLevelType w:val="hybridMultilevel"/>
    <w:tmpl w:val="FFFFFFFF"/>
    <w:lvl w:ilvl="0" w:tplc="000088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0" w15:restartNumberingAfterBreak="0">
    <w:nsid w:val="0000015F"/>
    <w:multiLevelType w:val="hybridMultilevel"/>
    <w:tmpl w:val="FFFFFFFF"/>
    <w:lvl w:ilvl="0" w:tplc="000088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1" w15:restartNumberingAfterBreak="0">
    <w:nsid w:val="00000160"/>
    <w:multiLevelType w:val="hybridMultilevel"/>
    <w:tmpl w:val="FFFFFFFF"/>
    <w:lvl w:ilvl="0" w:tplc="000089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2" w15:restartNumberingAfterBreak="0">
    <w:nsid w:val="00000161"/>
    <w:multiLevelType w:val="hybridMultilevel"/>
    <w:tmpl w:val="FFFFFFFF"/>
    <w:lvl w:ilvl="0" w:tplc="000089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52647767">
    <w:abstractNumId w:val="0"/>
  </w:num>
  <w:num w:numId="2" w16cid:durableId="595405547">
    <w:abstractNumId w:val="1"/>
  </w:num>
  <w:num w:numId="3" w16cid:durableId="692145850">
    <w:abstractNumId w:val="2"/>
  </w:num>
  <w:num w:numId="4" w16cid:durableId="1247799">
    <w:abstractNumId w:val="3"/>
  </w:num>
  <w:num w:numId="5" w16cid:durableId="2125339308">
    <w:abstractNumId w:val="4"/>
  </w:num>
  <w:num w:numId="6" w16cid:durableId="1712539248">
    <w:abstractNumId w:val="5"/>
  </w:num>
  <w:num w:numId="7" w16cid:durableId="1826822533">
    <w:abstractNumId w:val="6"/>
  </w:num>
  <w:num w:numId="8" w16cid:durableId="931472952">
    <w:abstractNumId w:val="7"/>
  </w:num>
  <w:num w:numId="9" w16cid:durableId="1720586856">
    <w:abstractNumId w:val="8"/>
  </w:num>
  <w:num w:numId="10" w16cid:durableId="1603298909">
    <w:abstractNumId w:val="9"/>
  </w:num>
  <w:num w:numId="11" w16cid:durableId="1375079053">
    <w:abstractNumId w:val="10"/>
  </w:num>
  <w:num w:numId="12" w16cid:durableId="1894809368">
    <w:abstractNumId w:val="11"/>
  </w:num>
  <w:num w:numId="13" w16cid:durableId="157237309">
    <w:abstractNumId w:val="12"/>
  </w:num>
  <w:num w:numId="14" w16cid:durableId="929315692">
    <w:abstractNumId w:val="13"/>
  </w:num>
  <w:num w:numId="15" w16cid:durableId="1364356750">
    <w:abstractNumId w:val="14"/>
  </w:num>
  <w:num w:numId="16" w16cid:durableId="77529888">
    <w:abstractNumId w:val="15"/>
  </w:num>
  <w:num w:numId="17" w16cid:durableId="10423651">
    <w:abstractNumId w:val="16"/>
  </w:num>
  <w:num w:numId="18" w16cid:durableId="841235513">
    <w:abstractNumId w:val="17"/>
  </w:num>
  <w:num w:numId="19" w16cid:durableId="567963680">
    <w:abstractNumId w:val="18"/>
  </w:num>
  <w:num w:numId="20" w16cid:durableId="952781654">
    <w:abstractNumId w:val="19"/>
  </w:num>
  <w:num w:numId="21" w16cid:durableId="1765495483">
    <w:abstractNumId w:val="20"/>
  </w:num>
  <w:num w:numId="22" w16cid:durableId="662272525">
    <w:abstractNumId w:val="21"/>
  </w:num>
  <w:num w:numId="23" w16cid:durableId="192040247">
    <w:abstractNumId w:val="22"/>
  </w:num>
  <w:num w:numId="24" w16cid:durableId="1872839258">
    <w:abstractNumId w:val="23"/>
  </w:num>
  <w:num w:numId="25" w16cid:durableId="1128009203">
    <w:abstractNumId w:val="24"/>
  </w:num>
  <w:num w:numId="26" w16cid:durableId="1125390294">
    <w:abstractNumId w:val="25"/>
  </w:num>
  <w:num w:numId="27" w16cid:durableId="336350670">
    <w:abstractNumId w:val="26"/>
  </w:num>
  <w:num w:numId="28" w16cid:durableId="177742408">
    <w:abstractNumId w:val="27"/>
  </w:num>
  <w:num w:numId="29" w16cid:durableId="1669793753">
    <w:abstractNumId w:val="28"/>
  </w:num>
  <w:num w:numId="30" w16cid:durableId="825629882">
    <w:abstractNumId w:val="29"/>
  </w:num>
  <w:num w:numId="31" w16cid:durableId="933053731">
    <w:abstractNumId w:val="30"/>
  </w:num>
  <w:num w:numId="32" w16cid:durableId="114370622">
    <w:abstractNumId w:val="31"/>
  </w:num>
  <w:num w:numId="33" w16cid:durableId="2091584848">
    <w:abstractNumId w:val="32"/>
  </w:num>
  <w:num w:numId="34" w16cid:durableId="1818496614">
    <w:abstractNumId w:val="33"/>
  </w:num>
  <w:num w:numId="35" w16cid:durableId="275792855">
    <w:abstractNumId w:val="34"/>
  </w:num>
  <w:num w:numId="36" w16cid:durableId="1590891050">
    <w:abstractNumId w:val="35"/>
  </w:num>
  <w:num w:numId="37" w16cid:durableId="57022151">
    <w:abstractNumId w:val="36"/>
  </w:num>
  <w:num w:numId="38" w16cid:durableId="251159093">
    <w:abstractNumId w:val="37"/>
  </w:num>
  <w:num w:numId="39" w16cid:durableId="1587153149">
    <w:abstractNumId w:val="38"/>
  </w:num>
  <w:num w:numId="40" w16cid:durableId="1975452212">
    <w:abstractNumId w:val="39"/>
  </w:num>
  <w:num w:numId="41" w16cid:durableId="803279232">
    <w:abstractNumId w:val="40"/>
  </w:num>
  <w:num w:numId="42" w16cid:durableId="539904178">
    <w:abstractNumId w:val="41"/>
  </w:num>
  <w:num w:numId="43" w16cid:durableId="186335173">
    <w:abstractNumId w:val="42"/>
  </w:num>
  <w:num w:numId="44" w16cid:durableId="957033723">
    <w:abstractNumId w:val="43"/>
  </w:num>
  <w:num w:numId="45" w16cid:durableId="1570269150">
    <w:abstractNumId w:val="44"/>
  </w:num>
  <w:num w:numId="46" w16cid:durableId="2008093916">
    <w:abstractNumId w:val="45"/>
  </w:num>
  <w:num w:numId="47" w16cid:durableId="2058509602">
    <w:abstractNumId w:val="46"/>
  </w:num>
  <w:num w:numId="48" w16cid:durableId="488248709">
    <w:abstractNumId w:val="47"/>
  </w:num>
  <w:num w:numId="49" w16cid:durableId="1364016405">
    <w:abstractNumId w:val="48"/>
  </w:num>
  <w:num w:numId="50" w16cid:durableId="63335934">
    <w:abstractNumId w:val="49"/>
  </w:num>
  <w:num w:numId="51" w16cid:durableId="1785732131">
    <w:abstractNumId w:val="50"/>
  </w:num>
  <w:num w:numId="52" w16cid:durableId="823543147">
    <w:abstractNumId w:val="51"/>
  </w:num>
  <w:num w:numId="53" w16cid:durableId="1639529528">
    <w:abstractNumId w:val="52"/>
  </w:num>
  <w:num w:numId="54" w16cid:durableId="1660426961">
    <w:abstractNumId w:val="53"/>
  </w:num>
  <w:num w:numId="55" w16cid:durableId="2025474128">
    <w:abstractNumId w:val="54"/>
  </w:num>
  <w:num w:numId="56" w16cid:durableId="1919289695">
    <w:abstractNumId w:val="55"/>
  </w:num>
  <w:num w:numId="57" w16cid:durableId="935284945">
    <w:abstractNumId w:val="56"/>
  </w:num>
  <w:num w:numId="58" w16cid:durableId="869294474">
    <w:abstractNumId w:val="57"/>
  </w:num>
  <w:num w:numId="59" w16cid:durableId="872154922">
    <w:abstractNumId w:val="58"/>
  </w:num>
  <w:num w:numId="60" w16cid:durableId="112331451">
    <w:abstractNumId w:val="59"/>
  </w:num>
  <w:num w:numId="61" w16cid:durableId="1344478027">
    <w:abstractNumId w:val="60"/>
  </w:num>
  <w:num w:numId="62" w16cid:durableId="1436830074">
    <w:abstractNumId w:val="61"/>
  </w:num>
  <w:num w:numId="63" w16cid:durableId="119539786">
    <w:abstractNumId w:val="62"/>
  </w:num>
  <w:num w:numId="64" w16cid:durableId="811100356">
    <w:abstractNumId w:val="63"/>
  </w:num>
  <w:num w:numId="65" w16cid:durableId="1767647737">
    <w:abstractNumId w:val="64"/>
  </w:num>
  <w:num w:numId="66" w16cid:durableId="1647664231">
    <w:abstractNumId w:val="65"/>
  </w:num>
  <w:num w:numId="67" w16cid:durableId="930314337">
    <w:abstractNumId w:val="66"/>
  </w:num>
  <w:num w:numId="68" w16cid:durableId="2103062340">
    <w:abstractNumId w:val="67"/>
  </w:num>
  <w:num w:numId="69" w16cid:durableId="2131626060">
    <w:abstractNumId w:val="68"/>
  </w:num>
  <w:num w:numId="70" w16cid:durableId="2137874254">
    <w:abstractNumId w:val="69"/>
  </w:num>
  <w:num w:numId="71" w16cid:durableId="228615132">
    <w:abstractNumId w:val="70"/>
  </w:num>
  <w:num w:numId="72" w16cid:durableId="1132014841">
    <w:abstractNumId w:val="71"/>
  </w:num>
  <w:num w:numId="73" w16cid:durableId="2115318338">
    <w:abstractNumId w:val="72"/>
  </w:num>
  <w:num w:numId="74" w16cid:durableId="1090665623">
    <w:abstractNumId w:val="73"/>
  </w:num>
  <w:num w:numId="75" w16cid:durableId="1076395387">
    <w:abstractNumId w:val="74"/>
  </w:num>
  <w:num w:numId="76" w16cid:durableId="849023304">
    <w:abstractNumId w:val="75"/>
  </w:num>
  <w:num w:numId="77" w16cid:durableId="825048455">
    <w:abstractNumId w:val="76"/>
  </w:num>
  <w:num w:numId="78" w16cid:durableId="471559500">
    <w:abstractNumId w:val="77"/>
  </w:num>
  <w:num w:numId="79" w16cid:durableId="1092701924">
    <w:abstractNumId w:val="78"/>
  </w:num>
  <w:num w:numId="80" w16cid:durableId="1216505633">
    <w:abstractNumId w:val="79"/>
  </w:num>
  <w:num w:numId="81" w16cid:durableId="769547869">
    <w:abstractNumId w:val="80"/>
  </w:num>
  <w:num w:numId="82" w16cid:durableId="1834645363">
    <w:abstractNumId w:val="81"/>
  </w:num>
  <w:num w:numId="83" w16cid:durableId="902300646">
    <w:abstractNumId w:val="82"/>
  </w:num>
  <w:num w:numId="84" w16cid:durableId="1134954920">
    <w:abstractNumId w:val="83"/>
  </w:num>
  <w:num w:numId="85" w16cid:durableId="405495669">
    <w:abstractNumId w:val="84"/>
  </w:num>
  <w:num w:numId="86" w16cid:durableId="1392070890">
    <w:abstractNumId w:val="85"/>
  </w:num>
  <w:num w:numId="87" w16cid:durableId="1626695318">
    <w:abstractNumId w:val="86"/>
  </w:num>
  <w:num w:numId="88" w16cid:durableId="1318728852">
    <w:abstractNumId w:val="87"/>
  </w:num>
  <w:num w:numId="89" w16cid:durableId="1524519577">
    <w:abstractNumId w:val="88"/>
  </w:num>
  <w:num w:numId="90" w16cid:durableId="2067947972">
    <w:abstractNumId w:val="89"/>
  </w:num>
  <w:num w:numId="91" w16cid:durableId="1447431308">
    <w:abstractNumId w:val="90"/>
  </w:num>
  <w:num w:numId="92" w16cid:durableId="118570278">
    <w:abstractNumId w:val="91"/>
  </w:num>
  <w:num w:numId="93" w16cid:durableId="718364122">
    <w:abstractNumId w:val="92"/>
  </w:num>
  <w:num w:numId="94" w16cid:durableId="1194921602">
    <w:abstractNumId w:val="93"/>
  </w:num>
  <w:num w:numId="95" w16cid:durableId="1072001719">
    <w:abstractNumId w:val="94"/>
  </w:num>
  <w:num w:numId="96" w16cid:durableId="766510239">
    <w:abstractNumId w:val="95"/>
  </w:num>
  <w:num w:numId="97" w16cid:durableId="1881237523">
    <w:abstractNumId w:val="96"/>
  </w:num>
  <w:num w:numId="98" w16cid:durableId="1735346588">
    <w:abstractNumId w:val="97"/>
  </w:num>
  <w:num w:numId="99" w16cid:durableId="696659212">
    <w:abstractNumId w:val="98"/>
  </w:num>
  <w:num w:numId="100" w16cid:durableId="1883518418">
    <w:abstractNumId w:val="99"/>
  </w:num>
  <w:num w:numId="101" w16cid:durableId="124545331">
    <w:abstractNumId w:val="100"/>
  </w:num>
  <w:num w:numId="102" w16cid:durableId="264653338">
    <w:abstractNumId w:val="101"/>
  </w:num>
  <w:num w:numId="103" w16cid:durableId="39984244">
    <w:abstractNumId w:val="102"/>
  </w:num>
  <w:num w:numId="104" w16cid:durableId="1329595252">
    <w:abstractNumId w:val="103"/>
  </w:num>
  <w:num w:numId="105" w16cid:durableId="643657565">
    <w:abstractNumId w:val="104"/>
  </w:num>
  <w:num w:numId="106" w16cid:durableId="484855877">
    <w:abstractNumId w:val="105"/>
  </w:num>
  <w:num w:numId="107" w16cid:durableId="984511667">
    <w:abstractNumId w:val="106"/>
  </w:num>
  <w:num w:numId="108" w16cid:durableId="1407874350">
    <w:abstractNumId w:val="107"/>
  </w:num>
  <w:num w:numId="109" w16cid:durableId="1156722385">
    <w:abstractNumId w:val="108"/>
  </w:num>
  <w:num w:numId="110" w16cid:durableId="899902671">
    <w:abstractNumId w:val="109"/>
  </w:num>
  <w:num w:numId="111" w16cid:durableId="81799229">
    <w:abstractNumId w:val="110"/>
  </w:num>
  <w:num w:numId="112" w16cid:durableId="1699890805">
    <w:abstractNumId w:val="111"/>
  </w:num>
  <w:num w:numId="113" w16cid:durableId="988630642">
    <w:abstractNumId w:val="112"/>
  </w:num>
  <w:num w:numId="114" w16cid:durableId="528882144">
    <w:abstractNumId w:val="113"/>
  </w:num>
  <w:num w:numId="115" w16cid:durableId="1558859467">
    <w:abstractNumId w:val="114"/>
  </w:num>
  <w:num w:numId="116" w16cid:durableId="179204829">
    <w:abstractNumId w:val="115"/>
  </w:num>
  <w:num w:numId="117" w16cid:durableId="1326476930">
    <w:abstractNumId w:val="116"/>
  </w:num>
  <w:num w:numId="118" w16cid:durableId="1208449058">
    <w:abstractNumId w:val="117"/>
  </w:num>
  <w:num w:numId="119" w16cid:durableId="1966158169">
    <w:abstractNumId w:val="118"/>
  </w:num>
  <w:num w:numId="120" w16cid:durableId="1705017302">
    <w:abstractNumId w:val="119"/>
  </w:num>
  <w:num w:numId="121" w16cid:durableId="2091386379">
    <w:abstractNumId w:val="120"/>
  </w:num>
  <w:num w:numId="122" w16cid:durableId="75371531">
    <w:abstractNumId w:val="121"/>
  </w:num>
  <w:num w:numId="123" w16cid:durableId="447628376">
    <w:abstractNumId w:val="122"/>
  </w:num>
  <w:num w:numId="124" w16cid:durableId="902135451">
    <w:abstractNumId w:val="123"/>
  </w:num>
  <w:num w:numId="125" w16cid:durableId="1429614937">
    <w:abstractNumId w:val="124"/>
  </w:num>
  <w:num w:numId="126" w16cid:durableId="1553152578">
    <w:abstractNumId w:val="125"/>
  </w:num>
  <w:num w:numId="127" w16cid:durableId="960845493">
    <w:abstractNumId w:val="126"/>
  </w:num>
  <w:num w:numId="128" w16cid:durableId="936593147">
    <w:abstractNumId w:val="127"/>
  </w:num>
  <w:num w:numId="129" w16cid:durableId="1563639934">
    <w:abstractNumId w:val="128"/>
  </w:num>
  <w:num w:numId="130" w16cid:durableId="1980644839">
    <w:abstractNumId w:val="129"/>
  </w:num>
  <w:num w:numId="131" w16cid:durableId="2101439294">
    <w:abstractNumId w:val="130"/>
  </w:num>
  <w:num w:numId="132" w16cid:durableId="1739208213">
    <w:abstractNumId w:val="131"/>
  </w:num>
  <w:num w:numId="133" w16cid:durableId="1945840723">
    <w:abstractNumId w:val="132"/>
  </w:num>
  <w:num w:numId="134" w16cid:durableId="672151472">
    <w:abstractNumId w:val="133"/>
  </w:num>
  <w:num w:numId="135" w16cid:durableId="593705183">
    <w:abstractNumId w:val="134"/>
  </w:num>
  <w:num w:numId="136" w16cid:durableId="2116633660">
    <w:abstractNumId w:val="135"/>
  </w:num>
  <w:num w:numId="137" w16cid:durableId="1647658291">
    <w:abstractNumId w:val="136"/>
  </w:num>
  <w:num w:numId="138" w16cid:durableId="157117948">
    <w:abstractNumId w:val="137"/>
  </w:num>
  <w:num w:numId="139" w16cid:durableId="639307344">
    <w:abstractNumId w:val="138"/>
  </w:num>
  <w:num w:numId="140" w16cid:durableId="945961046">
    <w:abstractNumId w:val="139"/>
  </w:num>
  <w:num w:numId="141" w16cid:durableId="1847090003">
    <w:abstractNumId w:val="140"/>
  </w:num>
  <w:num w:numId="142" w16cid:durableId="1256131682">
    <w:abstractNumId w:val="141"/>
  </w:num>
  <w:num w:numId="143" w16cid:durableId="1165314445">
    <w:abstractNumId w:val="142"/>
  </w:num>
  <w:num w:numId="144" w16cid:durableId="1879588250">
    <w:abstractNumId w:val="143"/>
  </w:num>
  <w:num w:numId="145" w16cid:durableId="27412339">
    <w:abstractNumId w:val="144"/>
  </w:num>
  <w:num w:numId="146" w16cid:durableId="1271666481">
    <w:abstractNumId w:val="145"/>
  </w:num>
  <w:num w:numId="147" w16cid:durableId="1710183696">
    <w:abstractNumId w:val="146"/>
  </w:num>
  <w:num w:numId="148" w16cid:durableId="426732327">
    <w:abstractNumId w:val="147"/>
  </w:num>
  <w:num w:numId="149" w16cid:durableId="109514366">
    <w:abstractNumId w:val="148"/>
  </w:num>
  <w:num w:numId="150" w16cid:durableId="937909753">
    <w:abstractNumId w:val="149"/>
  </w:num>
  <w:num w:numId="151" w16cid:durableId="1492596529">
    <w:abstractNumId w:val="150"/>
  </w:num>
  <w:num w:numId="152" w16cid:durableId="59403223">
    <w:abstractNumId w:val="151"/>
  </w:num>
  <w:num w:numId="153" w16cid:durableId="1637756910">
    <w:abstractNumId w:val="152"/>
  </w:num>
  <w:num w:numId="154" w16cid:durableId="1796097569">
    <w:abstractNumId w:val="153"/>
  </w:num>
  <w:num w:numId="155" w16cid:durableId="813790612">
    <w:abstractNumId w:val="154"/>
  </w:num>
  <w:num w:numId="156" w16cid:durableId="1843469198">
    <w:abstractNumId w:val="155"/>
  </w:num>
  <w:num w:numId="157" w16cid:durableId="1363896942">
    <w:abstractNumId w:val="156"/>
  </w:num>
  <w:num w:numId="158" w16cid:durableId="1208647306">
    <w:abstractNumId w:val="157"/>
  </w:num>
  <w:num w:numId="159" w16cid:durableId="1002665211">
    <w:abstractNumId w:val="158"/>
  </w:num>
  <w:num w:numId="160" w16cid:durableId="398090020">
    <w:abstractNumId w:val="159"/>
  </w:num>
  <w:num w:numId="161" w16cid:durableId="1114863538">
    <w:abstractNumId w:val="160"/>
  </w:num>
  <w:num w:numId="162" w16cid:durableId="1078408720">
    <w:abstractNumId w:val="161"/>
  </w:num>
  <w:num w:numId="163" w16cid:durableId="1365515794">
    <w:abstractNumId w:val="162"/>
  </w:num>
  <w:num w:numId="164" w16cid:durableId="1079520825">
    <w:abstractNumId w:val="163"/>
  </w:num>
  <w:num w:numId="165" w16cid:durableId="54357961">
    <w:abstractNumId w:val="164"/>
  </w:num>
  <w:num w:numId="166" w16cid:durableId="832261533">
    <w:abstractNumId w:val="165"/>
  </w:num>
  <w:num w:numId="167" w16cid:durableId="1353531000">
    <w:abstractNumId w:val="166"/>
  </w:num>
  <w:num w:numId="168" w16cid:durableId="1331759915">
    <w:abstractNumId w:val="167"/>
  </w:num>
  <w:num w:numId="169" w16cid:durableId="309481990">
    <w:abstractNumId w:val="168"/>
  </w:num>
  <w:num w:numId="170" w16cid:durableId="113447785">
    <w:abstractNumId w:val="169"/>
  </w:num>
  <w:num w:numId="171" w16cid:durableId="1224290757">
    <w:abstractNumId w:val="170"/>
  </w:num>
  <w:num w:numId="172" w16cid:durableId="81074291">
    <w:abstractNumId w:val="171"/>
  </w:num>
  <w:num w:numId="173" w16cid:durableId="761686949">
    <w:abstractNumId w:val="172"/>
  </w:num>
  <w:num w:numId="174" w16cid:durableId="2001419416">
    <w:abstractNumId w:val="173"/>
  </w:num>
  <w:num w:numId="175" w16cid:durableId="1552689795">
    <w:abstractNumId w:val="174"/>
  </w:num>
  <w:num w:numId="176" w16cid:durableId="729882905">
    <w:abstractNumId w:val="175"/>
  </w:num>
  <w:num w:numId="177" w16cid:durableId="1937056352">
    <w:abstractNumId w:val="176"/>
  </w:num>
  <w:num w:numId="178" w16cid:durableId="1899436761">
    <w:abstractNumId w:val="177"/>
  </w:num>
  <w:num w:numId="179" w16cid:durableId="713769636">
    <w:abstractNumId w:val="178"/>
  </w:num>
  <w:num w:numId="180" w16cid:durableId="1251352083">
    <w:abstractNumId w:val="179"/>
  </w:num>
  <w:num w:numId="181" w16cid:durableId="2025207789">
    <w:abstractNumId w:val="180"/>
  </w:num>
  <w:num w:numId="182" w16cid:durableId="1115757820">
    <w:abstractNumId w:val="181"/>
  </w:num>
  <w:num w:numId="183" w16cid:durableId="536552941">
    <w:abstractNumId w:val="182"/>
  </w:num>
  <w:num w:numId="184" w16cid:durableId="813909188">
    <w:abstractNumId w:val="183"/>
  </w:num>
  <w:num w:numId="185" w16cid:durableId="1198279011">
    <w:abstractNumId w:val="184"/>
  </w:num>
  <w:num w:numId="186" w16cid:durableId="753286238">
    <w:abstractNumId w:val="185"/>
  </w:num>
  <w:num w:numId="187" w16cid:durableId="480578570">
    <w:abstractNumId w:val="186"/>
  </w:num>
  <w:num w:numId="188" w16cid:durableId="2057773449">
    <w:abstractNumId w:val="187"/>
  </w:num>
  <w:num w:numId="189" w16cid:durableId="1138886266">
    <w:abstractNumId w:val="188"/>
  </w:num>
  <w:num w:numId="190" w16cid:durableId="632518720">
    <w:abstractNumId w:val="189"/>
  </w:num>
  <w:num w:numId="191" w16cid:durableId="322205906">
    <w:abstractNumId w:val="190"/>
  </w:num>
  <w:num w:numId="192" w16cid:durableId="1781414046">
    <w:abstractNumId w:val="191"/>
  </w:num>
  <w:num w:numId="193" w16cid:durableId="1466660858">
    <w:abstractNumId w:val="192"/>
  </w:num>
  <w:num w:numId="194" w16cid:durableId="1910533040">
    <w:abstractNumId w:val="193"/>
  </w:num>
  <w:num w:numId="195" w16cid:durableId="2071421300">
    <w:abstractNumId w:val="194"/>
  </w:num>
  <w:num w:numId="196" w16cid:durableId="1848976715">
    <w:abstractNumId w:val="195"/>
  </w:num>
  <w:num w:numId="197" w16cid:durableId="1992319832">
    <w:abstractNumId w:val="196"/>
  </w:num>
  <w:num w:numId="198" w16cid:durableId="2096853069">
    <w:abstractNumId w:val="197"/>
  </w:num>
  <w:num w:numId="199" w16cid:durableId="216553698">
    <w:abstractNumId w:val="198"/>
  </w:num>
  <w:num w:numId="200" w16cid:durableId="358749442">
    <w:abstractNumId w:val="199"/>
  </w:num>
  <w:num w:numId="201" w16cid:durableId="804081279">
    <w:abstractNumId w:val="200"/>
  </w:num>
  <w:num w:numId="202" w16cid:durableId="553277740">
    <w:abstractNumId w:val="201"/>
  </w:num>
  <w:num w:numId="203" w16cid:durableId="927228795">
    <w:abstractNumId w:val="202"/>
  </w:num>
  <w:num w:numId="204" w16cid:durableId="936409061">
    <w:abstractNumId w:val="203"/>
  </w:num>
  <w:num w:numId="205" w16cid:durableId="1631133467">
    <w:abstractNumId w:val="204"/>
  </w:num>
  <w:num w:numId="206" w16cid:durableId="2145539212">
    <w:abstractNumId w:val="205"/>
  </w:num>
  <w:num w:numId="207" w16cid:durableId="1264218464">
    <w:abstractNumId w:val="206"/>
  </w:num>
  <w:num w:numId="208" w16cid:durableId="1143497418">
    <w:abstractNumId w:val="207"/>
  </w:num>
  <w:num w:numId="209" w16cid:durableId="454643234">
    <w:abstractNumId w:val="208"/>
  </w:num>
  <w:num w:numId="210" w16cid:durableId="833647864">
    <w:abstractNumId w:val="209"/>
  </w:num>
  <w:num w:numId="211" w16cid:durableId="275796185">
    <w:abstractNumId w:val="210"/>
  </w:num>
  <w:num w:numId="212" w16cid:durableId="1376856356">
    <w:abstractNumId w:val="211"/>
  </w:num>
  <w:num w:numId="213" w16cid:durableId="216665806">
    <w:abstractNumId w:val="212"/>
  </w:num>
  <w:num w:numId="214" w16cid:durableId="859859045">
    <w:abstractNumId w:val="213"/>
  </w:num>
  <w:num w:numId="215" w16cid:durableId="1179657992">
    <w:abstractNumId w:val="214"/>
  </w:num>
  <w:num w:numId="216" w16cid:durableId="399405601">
    <w:abstractNumId w:val="215"/>
  </w:num>
  <w:num w:numId="217" w16cid:durableId="645820000">
    <w:abstractNumId w:val="216"/>
  </w:num>
  <w:num w:numId="218" w16cid:durableId="760951733">
    <w:abstractNumId w:val="217"/>
  </w:num>
  <w:num w:numId="219" w16cid:durableId="1984381652">
    <w:abstractNumId w:val="218"/>
  </w:num>
  <w:num w:numId="220" w16cid:durableId="2144081568">
    <w:abstractNumId w:val="219"/>
  </w:num>
  <w:num w:numId="221" w16cid:durableId="999849704">
    <w:abstractNumId w:val="220"/>
  </w:num>
  <w:num w:numId="222" w16cid:durableId="1550386343">
    <w:abstractNumId w:val="221"/>
  </w:num>
  <w:num w:numId="223" w16cid:durableId="772480506">
    <w:abstractNumId w:val="222"/>
  </w:num>
  <w:num w:numId="224" w16cid:durableId="909999688">
    <w:abstractNumId w:val="223"/>
  </w:num>
  <w:num w:numId="225" w16cid:durableId="1482187244">
    <w:abstractNumId w:val="224"/>
  </w:num>
  <w:num w:numId="226" w16cid:durableId="1849363932">
    <w:abstractNumId w:val="225"/>
  </w:num>
  <w:num w:numId="227" w16cid:durableId="1386562804">
    <w:abstractNumId w:val="226"/>
  </w:num>
  <w:num w:numId="228" w16cid:durableId="362025897">
    <w:abstractNumId w:val="227"/>
  </w:num>
  <w:num w:numId="229" w16cid:durableId="1996488927">
    <w:abstractNumId w:val="228"/>
  </w:num>
  <w:num w:numId="230" w16cid:durableId="350491119">
    <w:abstractNumId w:val="229"/>
  </w:num>
  <w:num w:numId="231" w16cid:durableId="1139495777">
    <w:abstractNumId w:val="230"/>
  </w:num>
  <w:num w:numId="232" w16cid:durableId="1774862195">
    <w:abstractNumId w:val="231"/>
  </w:num>
  <w:num w:numId="233" w16cid:durableId="1569421255">
    <w:abstractNumId w:val="232"/>
  </w:num>
  <w:num w:numId="234" w16cid:durableId="1476609458">
    <w:abstractNumId w:val="233"/>
  </w:num>
  <w:num w:numId="235" w16cid:durableId="263001499">
    <w:abstractNumId w:val="234"/>
  </w:num>
  <w:num w:numId="236" w16cid:durableId="341592664">
    <w:abstractNumId w:val="235"/>
  </w:num>
  <w:num w:numId="237" w16cid:durableId="1604650794">
    <w:abstractNumId w:val="236"/>
  </w:num>
  <w:num w:numId="238" w16cid:durableId="2040087904">
    <w:abstractNumId w:val="237"/>
  </w:num>
  <w:num w:numId="239" w16cid:durableId="1021324987">
    <w:abstractNumId w:val="238"/>
  </w:num>
  <w:num w:numId="240" w16cid:durableId="139924862">
    <w:abstractNumId w:val="239"/>
  </w:num>
  <w:num w:numId="241" w16cid:durableId="1153180436">
    <w:abstractNumId w:val="240"/>
  </w:num>
  <w:num w:numId="242" w16cid:durableId="1805659140">
    <w:abstractNumId w:val="241"/>
  </w:num>
  <w:num w:numId="243" w16cid:durableId="1310595153">
    <w:abstractNumId w:val="242"/>
  </w:num>
  <w:num w:numId="244" w16cid:durableId="500587866">
    <w:abstractNumId w:val="243"/>
  </w:num>
  <w:num w:numId="245" w16cid:durableId="411507330">
    <w:abstractNumId w:val="244"/>
  </w:num>
  <w:num w:numId="246" w16cid:durableId="358436796">
    <w:abstractNumId w:val="245"/>
  </w:num>
  <w:num w:numId="247" w16cid:durableId="653873120">
    <w:abstractNumId w:val="246"/>
  </w:num>
  <w:num w:numId="248" w16cid:durableId="2138913903">
    <w:abstractNumId w:val="247"/>
  </w:num>
  <w:num w:numId="249" w16cid:durableId="1045376534">
    <w:abstractNumId w:val="248"/>
  </w:num>
  <w:num w:numId="250" w16cid:durableId="941377718">
    <w:abstractNumId w:val="249"/>
  </w:num>
  <w:num w:numId="251" w16cid:durableId="697387172">
    <w:abstractNumId w:val="250"/>
  </w:num>
  <w:num w:numId="252" w16cid:durableId="1827700161">
    <w:abstractNumId w:val="251"/>
  </w:num>
  <w:num w:numId="253" w16cid:durableId="420151766">
    <w:abstractNumId w:val="252"/>
  </w:num>
  <w:num w:numId="254" w16cid:durableId="551699941">
    <w:abstractNumId w:val="253"/>
  </w:num>
  <w:num w:numId="255" w16cid:durableId="511410007">
    <w:abstractNumId w:val="254"/>
  </w:num>
  <w:num w:numId="256" w16cid:durableId="2113742150">
    <w:abstractNumId w:val="255"/>
  </w:num>
  <w:num w:numId="257" w16cid:durableId="806243275">
    <w:abstractNumId w:val="256"/>
  </w:num>
  <w:num w:numId="258" w16cid:durableId="2055733436">
    <w:abstractNumId w:val="257"/>
  </w:num>
  <w:num w:numId="259" w16cid:durableId="1785222242">
    <w:abstractNumId w:val="258"/>
  </w:num>
  <w:num w:numId="260" w16cid:durableId="166598069">
    <w:abstractNumId w:val="259"/>
  </w:num>
  <w:num w:numId="261" w16cid:durableId="39668625">
    <w:abstractNumId w:val="260"/>
  </w:num>
  <w:num w:numId="262" w16cid:durableId="756554551">
    <w:abstractNumId w:val="261"/>
  </w:num>
  <w:num w:numId="263" w16cid:durableId="1102143246">
    <w:abstractNumId w:val="262"/>
  </w:num>
  <w:num w:numId="264" w16cid:durableId="1779789641">
    <w:abstractNumId w:val="263"/>
  </w:num>
  <w:num w:numId="265" w16cid:durableId="195319463">
    <w:abstractNumId w:val="264"/>
  </w:num>
  <w:num w:numId="266" w16cid:durableId="91322460">
    <w:abstractNumId w:val="265"/>
  </w:num>
  <w:num w:numId="267" w16cid:durableId="735396669">
    <w:abstractNumId w:val="266"/>
  </w:num>
  <w:num w:numId="268" w16cid:durableId="970787007">
    <w:abstractNumId w:val="267"/>
  </w:num>
  <w:num w:numId="269" w16cid:durableId="989863751">
    <w:abstractNumId w:val="268"/>
  </w:num>
  <w:num w:numId="270" w16cid:durableId="497038192">
    <w:abstractNumId w:val="269"/>
  </w:num>
  <w:num w:numId="271" w16cid:durableId="449324710">
    <w:abstractNumId w:val="270"/>
  </w:num>
  <w:num w:numId="272" w16cid:durableId="1706448385">
    <w:abstractNumId w:val="271"/>
  </w:num>
  <w:num w:numId="273" w16cid:durableId="592398812">
    <w:abstractNumId w:val="272"/>
  </w:num>
  <w:num w:numId="274" w16cid:durableId="1095370555">
    <w:abstractNumId w:val="273"/>
  </w:num>
  <w:num w:numId="275" w16cid:durableId="23793647">
    <w:abstractNumId w:val="274"/>
  </w:num>
  <w:num w:numId="276" w16cid:durableId="1903907137">
    <w:abstractNumId w:val="275"/>
  </w:num>
  <w:num w:numId="277" w16cid:durableId="2123842609">
    <w:abstractNumId w:val="276"/>
  </w:num>
  <w:num w:numId="278" w16cid:durableId="1585453204">
    <w:abstractNumId w:val="277"/>
  </w:num>
  <w:num w:numId="279" w16cid:durableId="488442233">
    <w:abstractNumId w:val="278"/>
  </w:num>
  <w:num w:numId="280" w16cid:durableId="145048065">
    <w:abstractNumId w:val="279"/>
  </w:num>
  <w:num w:numId="281" w16cid:durableId="1589654701">
    <w:abstractNumId w:val="280"/>
  </w:num>
  <w:num w:numId="282" w16cid:durableId="271086552">
    <w:abstractNumId w:val="281"/>
  </w:num>
  <w:num w:numId="283" w16cid:durableId="1701928223">
    <w:abstractNumId w:val="282"/>
  </w:num>
  <w:num w:numId="284" w16cid:durableId="944457118">
    <w:abstractNumId w:val="283"/>
  </w:num>
  <w:num w:numId="285" w16cid:durableId="307520680">
    <w:abstractNumId w:val="284"/>
  </w:num>
  <w:num w:numId="286" w16cid:durableId="1546676177">
    <w:abstractNumId w:val="285"/>
  </w:num>
  <w:num w:numId="287" w16cid:durableId="3826885">
    <w:abstractNumId w:val="286"/>
  </w:num>
  <w:num w:numId="288" w16cid:durableId="757020575">
    <w:abstractNumId w:val="287"/>
  </w:num>
  <w:num w:numId="289" w16cid:durableId="373047725">
    <w:abstractNumId w:val="288"/>
  </w:num>
  <w:num w:numId="290" w16cid:durableId="1128889540">
    <w:abstractNumId w:val="289"/>
  </w:num>
  <w:num w:numId="291" w16cid:durableId="1257904662">
    <w:abstractNumId w:val="290"/>
  </w:num>
  <w:num w:numId="292" w16cid:durableId="43330641">
    <w:abstractNumId w:val="291"/>
  </w:num>
  <w:num w:numId="293" w16cid:durableId="1375230882">
    <w:abstractNumId w:val="292"/>
  </w:num>
  <w:num w:numId="294" w16cid:durableId="277832512">
    <w:abstractNumId w:val="293"/>
  </w:num>
  <w:num w:numId="295" w16cid:durableId="1777599289">
    <w:abstractNumId w:val="294"/>
  </w:num>
  <w:num w:numId="296" w16cid:durableId="1110010530">
    <w:abstractNumId w:val="295"/>
  </w:num>
  <w:num w:numId="297" w16cid:durableId="89010254">
    <w:abstractNumId w:val="296"/>
  </w:num>
  <w:num w:numId="298" w16cid:durableId="1386173524">
    <w:abstractNumId w:val="297"/>
  </w:num>
  <w:num w:numId="299" w16cid:durableId="1400442481">
    <w:abstractNumId w:val="298"/>
  </w:num>
  <w:num w:numId="300" w16cid:durableId="1091049176">
    <w:abstractNumId w:val="299"/>
  </w:num>
  <w:num w:numId="301" w16cid:durableId="258560778">
    <w:abstractNumId w:val="300"/>
  </w:num>
  <w:num w:numId="302" w16cid:durableId="1682779852">
    <w:abstractNumId w:val="301"/>
  </w:num>
  <w:num w:numId="303" w16cid:durableId="190609088">
    <w:abstractNumId w:val="302"/>
  </w:num>
  <w:num w:numId="304" w16cid:durableId="130565809">
    <w:abstractNumId w:val="303"/>
  </w:num>
  <w:num w:numId="305" w16cid:durableId="1009479191">
    <w:abstractNumId w:val="304"/>
  </w:num>
  <w:num w:numId="306" w16cid:durableId="816457991">
    <w:abstractNumId w:val="305"/>
  </w:num>
  <w:num w:numId="307" w16cid:durableId="1000619261">
    <w:abstractNumId w:val="306"/>
  </w:num>
  <w:num w:numId="308" w16cid:durableId="1801847230">
    <w:abstractNumId w:val="307"/>
  </w:num>
  <w:num w:numId="309" w16cid:durableId="2143770609">
    <w:abstractNumId w:val="308"/>
  </w:num>
  <w:num w:numId="310" w16cid:durableId="217326503">
    <w:abstractNumId w:val="309"/>
  </w:num>
  <w:num w:numId="311" w16cid:durableId="1836988295">
    <w:abstractNumId w:val="310"/>
  </w:num>
  <w:num w:numId="312" w16cid:durableId="19666743">
    <w:abstractNumId w:val="311"/>
  </w:num>
  <w:num w:numId="313" w16cid:durableId="1187906863">
    <w:abstractNumId w:val="312"/>
  </w:num>
  <w:num w:numId="314" w16cid:durableId="305552876">
    <w:abstractNumId w:val="313"/>
  </w:num>
  <w:num w:numId="315" w16cid:durableId="1628272678">
    <w:abstractNumId w:val="314"/>
  </w:num>
  <w:num w:numId="316" w16cid:durableId="319965095">
    <w:abstractNumId w:val="315"/>
  </w:num>
  <w:num w:numId="317" w16cid:durableId="162354350">
    <w:abstractNumId w:val="316"/>
  </w:num>
  <w:num w:numId="318" w16cid:durableId="1380208362">
    <w:abstractNumId w:val="317"/>
  </w:num>
  <w:num w:numId="319" w16cid:durableId="733772150">
    <w:abstractNumId w:val="318"/>
  </w:num>
  <w:num w:numId="320" w16cid:durableId="1688679387">
    <w:abstractNumId w:val="319"/>
  </w:num>
  <w:num w:numId="321" w16cid:durableId="646397333">
    <w:abstractNumId w:val="320"/>
  </w:num>
  <w:num w:numId="322" w16cid:durableId="722370309">
    <w:abstractNumId w:val="321"/>
  </w:num>
  <w:num w:numId="323" w16cid:durableId="1093013602">
    <w:abstractNumId w:val="322"/>
  </w:num>
  <w:num w:numId="324" w16cid:durableId="583030739">
    <w:abstractNumId w:val="323"/>
  </w:num>
  <w:num w:numId="325" w16cid:durableId="2028365711">
    <w:abstractNumId w:val="324"/>
  </w:num>
  <w:num w:numId="326" w16cid:durableId="553467444">
    <w:abstractNumId w:val="325"/>
  </w:num>
  <w:num w:numId="327" w16cid:durableId="428699677">
    <w:abstractNumId w:val="326"/>
  </w:num>
  <w:num w:numId="328" w16cid:durableId="1403987319">
    <w:abstractNumId w:val="327"/>
  </w:num>
  <w:num w:numId="329" w16cid:durableId="160586386">
    <w:abstractNumId w:val="328"/>
  </w:num>
  <w:num w:numId="330" w16cid:durableId="1529836812">
    <w:abstractNumId w:val="329"/>
  </w:num>
  <w:num w:numId="331" w16cid:durableId="390619016">
    <w:abstractNumId w:val="330"/>
  </w:num>
  <w:num w:numId="332" w16cid:durableId="705645090">
    <w:abstractNumId w:val="331"/>
  </w:num>
  <w:num w:numId="333" w16cid:durableId="828718001">
    <w:abstractNumId w:val="332"/>
  </w:num>
  <w:num w:numId="334" w16cid:durableId="630287254">
    <w:abstractNumId w:val="333"/>
  </w:num>
  <w:num w:numId="335" w16cid:durableId="740180207">
    <w:abstractNumId w:val="334"/>
  </w:num>
  <w:num w:numId="336" w16cid:durableId="1423721398">
    <w:abstractNumId w:val="335"/>
  </w:num>
  <w:num w:numId="337" w16cid:durableId="1799568776">
    <w:abstractNumId w:val="336"/>
  </w:num>
  <w:num w:numId="338" w16cid:durableId="1045569527">
    <w:abstractNumId w:val="337"/>
  </w:num>
  <w:num w:numId="339" w16cid:durableId="1970277804">
    <w:abstractNumId w:val="338"/>
  </w:num>
  <w:num w:numId="340" w16cid:durableId="807355867">
    <w:abstractNumId w:val="339"/>
  </w:num>
  <w:num w:numId="341" w16cid:durableId="953167938">
    <w:abstractNumId w:val="340"/>
  </w:num>
  <w:num w:numId="342" w16cid:durableId="445002592">
    <w:abstractNumId w:val="341"/>
  </w:num>
  <w:num w:numId="343" w16cid:durableId="797651578">
    <w:abstractNumId w:val="342"/>
  </w:num>
  <w:num w:numId="344" w16cid:durableId="769739510">
    <w:abstractNumId w:val="343"/>
  </w:num>
  <w:num w:numId="345" w16cid:durableId="159348881">
    <w:abstractNumId w:val="344"/>
  </w:num>
  <w:num w:numId="346" w16cid:durableId="774787618">
    <w:abstractNumId w:val="345"/>
  </w:num>
  <w:num w:numId="347" w16cid:durableId="383717393">
    <w:abstractNumId w:val="346"/>
  </w:num>
  <w:num w:numId="348" w16cid:durableId="469516245">
    <w:abstractNumId w:val="347"/>
  </w:num>
  <w:num w:numId="349" w16cid:durableId="458883193">
    <w:abstractNumId w:val="348"/>
  </w:num>
  <w:num w:numId="350" w16cid:durableId="1094474976">
    <w:abstractNumId w:val="349"/>
  </w:num>
  <w:num w:numId="351" w16cid:durableId="1024331917">
    <w:abstractNumId w:val="350"/>
  </w:num>
  <w:num w:numId="352" w16cid:durableId="779682382">
    <w:abstractNumId w:val="351"/>
  </w:num>
  <w:num w:numId="353" w16cid:durableId="628126554">
    <w:abstractNumId w:val="352"/>
  </w:num>
  <w:numIdMacAtCleanup w:val="35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opyeni Kautondokwa">
    <w15:presenceInfo w15:providerId="AD" w15:userId="S::KTNPOP001@myuct.ac.za::e01b17d2-6ca6-461a-b37d-21a428070d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EE"/>
    <w:rsid w:val="002773FD"/>
    <w:rsid w:val="003A23FE"/>
    <w:rsid w:val="00585BEE"/>
    <w:rsid w:val="005D0AAE"/>
    <w:rsid w:val="00653BA8"/>
    <w:rsid w:val="006B398A"/>
    <w:rsid w:val="00A92556"/>
    <w:rsid w:val="00B633A5"/>
    <w:rsid w:val="00D97999"/>
    <w:rsid w:val="00E4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767E6"/>
  <w15:chartTrackingRefBased/>
  <w15:docId w15:val="{8ED6011C-9B32-3A45-90DD-4EB552364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BA8"/>
    <w:pPr>
      <w:spacing w:after="0" w:line="240" w:lineRule="auto"/>
    </w:pPr>
    <w:rPr>
      <w:rFonts w:ascii="Times New Roman" w:hAnsi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5BE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BE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BE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BE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BE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BE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BE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BE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BE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B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85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BE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85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BEE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85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BEE"/>
    <w:pPr>
      <w:spacing w:after="160" w:line="278" w:lineRule="auto"/>
      <w:ind w:left="720"/>
      <w:contextualSpacing/>
    </w:pPr>
    <w:rPr>
      <w:rFonts w:asciiTheme="minorHAnsi" w:hAnsiTheme="minorHAns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85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BE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92556"/>
    <w:pPr>
      <w:tabs>
        <w:tab w:val="center" w:pos="4680"/>
        <w:tab w:val="right" w:pos="9360"/>
      </w:tabs>
    </w:pPr>
    <w:rPr>
      <w:rFonts w:asciiTheme="minorHAnsi" w:hAnsiTheme="minorHAnsi"/>
      <w:kern w:val="2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92556"/>
  </w:style>
  <w:style w:type="character" w:styleId="PageNumber">
    <w:name w:val="page number"/>
    <w:basedOn w:val="DefaultParagraphFont"/>
    <w:uiPriority w:val="99"/>
    <w:semiHidden/>
    <w:unhideWhenUsed/>
    <w:rsid w:val="00A92556"/>
  </w:style>
  <w:style w:type="table" w:styleId="TableGrid">
    <w:name w:val="Table Grid"/>
    <w:basedOn w:val="TableNormal"/>
    <w:uiPriority w:val="59"/>
    <w:rsid w:val="00653BA8"/>
    <w:pPr>
      <w:spacing w:after="0" w:line="240" w:lineRule="auto"/>
    </w:pPr>
    <w:rPr>
      <w:kern w:val="0"/>
      <w:lang w:val="en-Z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Popyeni Kautondokwa</dc:creator>
  <cp:keywords/>
  <dc:description/>
  <cp:lastModifiedBy>Popyeni Kautondokwa</cp:lastModifiedBy>
  <cp:revision>1</cp:revision>
  <dcterms:created xsi:type="dcterms:W3CDTF">2026-03-29T10:47:00Z</dcterms:created>
  <dcterms:modified xsi:type="dcterms:W3CDTF">2026-04-09T16:28:00Z</dcterms:modified>
</cp:coreProperties>
</file>